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7EC7"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A-2</w:t>
      </w:r>
      <w:r w:rsidRPr="00BE6FE8">
        <w:rPr>
          <w:rFonts w:ascii="Arial" w:eastAsia="ＭＳ Ｐゴシック" w:hAnsi="Arial" w:cs="Arial"/>
          <w:color w:val="1D1C1D"/>
          <w:kern w:val="0"/>
          <w:sz w:val="23"/>
          <w:szCs w:val="23"/>
          <w14:ligatures w14:val="none"/>
        </w:rPr>
        <w:t>：利用規約（</w:t>
      </w:r>
      <w:hyperlink r:id="rId4" w:tgtFrame="_blank" w:history="1">
        <w:r w:rsidRPr="00BE6FE8">
          <w:rPr>
            <w:rFonts w:ascii="Arial" w:eastAsia="ＭＳ Ｐゴシック" w:hAnsi="Arial" w:cs="Arial"/>
            <w:color w:val="1264A3"/>
            <w:kern w:val="0"/>
            <w:sz w:val="23"/>
            <w:szCs w:val="23"/>
            <w:u w:val="single"/>
            <w14:ligatures w14:val="none"/>
          </w:rPr>
          <w:t>https://ooya.tech/terms</w:t>
        </w:r>
      </w:hyperlink>
      <w:r w:rsidRPr="00BE6FE8">
        <w:rPr>
          <w:rFonts w:ascii="Arial" w:eastAsia="ＭＳ Ｐゴシック" w:hAnsi="Arial" w:cs="Arial"/>
          <w:color w:val="1D1C1D"/>
          <w:kern w:val="0"/>
          <w:sz w:val="23"/>
          <w:szCs w:val="23"/>
          <w14:ligatures w14:val="none"/>
        </w:rPr>
        <w:t>）</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最終更新日</w:t>
      </w:r>
      <w:r w:rsidRPr="00BE6FE8">
        <w:rPr>
          <w:rFonts w:ascii="Arial" w:eastAsia="ＭＳ Ｐゴシック" w:hAnsi="Arial" w:cs="Arial"/>
          <w:color w:val="1D1C1D"/>
          <w:kern w:val="0"/>
          <w:sz w:val="23"/>
          <w:szCs w:val="23"/>
          <w14:ligatures w14:val="none"/>
        </w:rPr>
        <w:t>: 2025</w:t>
      </w:r>
      <w:r w:rsidRPr="00BE6FE8">
        <w:rPr>
          <w:rFonts w:ascii="Arial" w:eastAsia="ＭＳ Ｐゴシック" w:hAnsi="Arial" w:cs="Arial"/>
          <w:color w:val="1D1C1D"/>
          <w:kern w:val="0"/>
          <w:sz w:val="23"/>
          <w:szCs w:val="23"/>
          <w14:ligatures w14:val="none"/>
        </w:rPr>
        <w:t>年</w:t>
      </w:r>
      <w:r w:rsidRPr="00BE6FE8">
        <w:rPr>
          <w:rFonts w:ascii="Arial" w:eastAsia="ＭＳ Ｐゴシック" w:hAnsi="Arial" w:cs="Arial"/>
          <w:color w:val="1D1C1D"/>
          <w:kern w:val="0"/>
          <w:sz w:val="23"/>
          <w:szCs w:val="23"/>
          <w14:ligatures w14:val="none"/>
        </w:rPr>
        <w:t>8</w:t>
      </w:r>
      <w:r w:rsidRPr="00BE6FE8">
        <w:rPr>
          <w:rFonts w:ascii="Arial" w:eastAsia="ＭＳ Ｐゴシック" w:hAnsi="Arial" w:cs="Arial"/>
          <w:color w:val="1D1C1D"/>
          <w:kern w:val="0"/>
          <w:sz w:val="23"/>
          <w:szCs w:val="23"/>
          <w14:ligatures w14:val="none"/>
        </w:rPr>
        <w:t>月</w:t>
      </w:r>
      <w:r w:rsidRPr="00BE6FE8">
        <w:rPr>
          <w:rFonts w:ascii="Arial" w:eastAsia="ＭＳ Ｐゴシック" w:hAnsi="Arial" w:cs="Arial"/>
          <w:color w:val="1D1C1D"/>
          <w:kern w:val="0"/>
          <w:sz w:val="23"/>
          <w:szCs w:val="23"/>
          <w14:ligatures w14:val="none"/>
        </w:rPr>
        <w:t>11</w:t>
      </w:r>
      <w:r w:rsidRPr="00BE6FE8">
        <w:rPr>
          <w:rFonts w:ascii="Arial" w:eastAsia="ＭＳ Ｐゴシック" w:hAnsi="Arial" w:cs="Arial"/>
          <w:color w:val="1D1C1D"/>
          <w:kern w:val="0"/>
          <w:sz w:val="23"/>
          <w:szCs w:val="23"/>
          <w14:ligatures w14:val="none"/>
        </w:rPr>
        <w:t>日</w:t>
      </w:r>
    </w:p>
    <w:p w14:paraId="383930CB"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6F30814F"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r w:rsidRPr="00BE6FE8">
        <w:rPr>
          <w:rFonts w:ascii="Arial" w:eastAsia="ＭＳ Ｐゴシック" w:hAnsi="Arial" w:cs="Arial"/>
          <w:color w:val="1D1C1D"/>
          <w:kern w:val="0"/>
          <w:sz w:val="23"/>
          <w:szCs w:val="23"/>
          <w14:ligatures w14:val="none"/>
        </w:rPr>
        <w:t>1</w:t>
      </w:r>
      <w:r w:rsidRPr="00BE6FE8">
        <w:rPr>
          <w:rFonts w:ascii="Arial" w:eastAsia="ＭＳ Ｐゴシック" w:hAnsi="Arial" w:cs="Arial"/>
          <w:color w:val="1D1C1D"/>
          <w:kern w:val="0"/>
          <w:sz w:val="23"/>
          <w:szCs w:val="23"/>
          <w14:ligatures w14:val="none"/>
        </w:rPr>
        <w:t>条（本規約の適用）</w:t>
      </w:r>
      <w:r w:rsidRPr="00BE6FE8">
        <w:rPr>
          <w:rFonts w:ascii="Arial" w:eastAsia="ＭＳ Ｐゴシック" w:hAnsi="Arial" w:cs="Arial"/>
          <w:color w:val="1D1C1D"/>
          <w:kern w:val="0"/>
          <w:sz w:val="23"/>
          <w:szCs w:val="23"/>
          <w14:ligatures w14:val="none"/>
        </w:rPr>
        <w:t> </w:t>
      </w:r>
    </w:p>
    <w:p w14:paraId="048432AF" w14:textId="29C8FAB1"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本規約は、</w:t>
      </w:r>
      <w:proofErr w:type="spellStart"/>
      <w:r w:rsidRPr="00BE6FE8">
        <w:rPr>
          <w:rFonts w:ascii="Arial" w:eastAsia="ＭＳ Ｐゴシック" w:hAnsi="Arial" w:cs="Arial"/>
          <w:color w:val="1D1C1D"/>
          <w:kern w:val="0"/>
          <w:sz w:val="23"/>
          <w:szCs w:val="23"/>
          <w14:ligatures w14:val="none"/>
        </w:rPr>
        <w:t>StartupMarketing</w:t>
      </w:r>
      <w:proofErr w:type="spellEnd"/>
      <w:r w:rsidRPr="00BE6FE8">
        <w:rPr>
          <w:rFonts w:ascii="Arial" w:eastAsia="ＭＳ Ｐゴシック" w:hAnsi="Arial" w:cs="Arial"/>
          <w:color w:val="1D1C1D"/>
          <w:kern w:val="0"/>
          <w:sz w:val="23"/>
          <w:szCs w:val="23"/>
          <w14:ligatures w14:val="none"/>
        </w:rPr>
        <w:t>  Inc.</w:t>
      </w:r>
      <w:r w:rsidRPr="00BE6FE8">
        <w:rPr>
          <w:rFonts w:ascii="Arial" w:eastAsia="ＭＳ Ｐゴシック" w:hAnsi="Arial" w:cs="Arial"/>
          <w:color w:val="1D1C1D"/>
          <w:kern w:val="0"/>
          <w:sz w:val="23"/>
          <w:szCs w:val="23"/>
          <w14:ligatures w14:val="none"/>
        </w:rPr>
        <w:t>（以下「当社」といいます）が提供する「大家</w:t>
      </w:r>
      <w:r w:rsidRPr="00BE6FE8">
        <w:rPr>
          <w:rFonts w:ascii="Arial" w:eastAsia="ＭＳ Ｐゴシック" w:hAnsi="Arial" w:cs="Arial"/>
          <w:color w:val="1D1C1D"/>
          <w:kern w:val="0"/>
          <w:sz w:val="23"/>
          <w:szCs w:val="23"/>
          <w14:ligatures w14:val="none"/>
        </w:rPr>
        <w:t>DX</w:t>
      </w:r>
      <w:r w:rsidRPr="00BE6FE8">
        <w:rPr>
          <w:rFonts w:ascii="Arial" w:eastAsia="ＭＳ Ｐゴシック" w:hAnsi="Arial" w:cs="Arial"/>
          <w:color w:val="1D1C1D"/>
          <w:kern w:val="0"/>
          <w:sz w:val="23"/>
          <w:szCs w:val="23"/>
          <w14:ligatures w14:val="none"/>
        </w:rPr>
        <w:t>」（以下「本サービス」といいます）の利用に関する条件を定めるものです。利用者は、本規約に同意した上で、本サービスを利用するものとします。</w:t>
      </w:r>
      <w:r w:rsidRPr="00BE6FE8">
        <w:rPr>
          <w:rFonts w:ascii="Arial" w:eastAsia="ＭＳ Ｐゴシック" w:hAnsi="Arial" w:cs="Arial"/>
          <w:color w:val="1D1C1D"/>
          <w:kern w:val="0"/>
          <w:sz w:val="23"/>
          <w:szCs w:val="23"/>
          <w14:ligatures w14:val="none"/>
        </w:rPr>
        <w:t> </w:t>
      </w:r>
      <w:ins w:id="0" w:author="legal-m" w:date="2025-11-12T14:39:00Z">
        <w:r w:rsidR="00723D12" w:rsidRPr="00723D12">
          <w:rPr>
            <w:rFonts w:ascii="Arial" w:eastAsia="ＭＳ Ｐゴシック" w:hAnsi="Arial" w:cs="Arial"/>
            <w:color w:val="1D1C1D"/>
            <w:kern w:val="0"/>
            <w:sz w:val="23"/>
            <w:szCs w:val="23"/>
            <w14:ligatures w14:val="none"/>
          </w:rPr>
          <w:t>本規約とその他の規約</w:t>
        </w:r>
      </w:ins>
      <w:ins w:id="1" w:author="legal-m" w:date="2025-11-12T14:39:00Z" w16du:dateUtc="2025-11-12T05:39:00Z">
        <w:r w:rsidR="00723D12">
          <w:rPr>
            <w:rFonts w:ascii="Arial" w:eastAsia="ＭＳ Ｐゴシック" w:hAnsi="Arial" w:cs="Arial" w:hint="eastAsia"/>
            <w:color w:val="1D1C1D"/>
            <w:kern w:val="0"/>
            <w:sz w:val="23"/>
            <w:szCs w:val="23"/>
            <w14:ligatures w14:val="none"/>
          </w:rPr>
          <w:t>外における本サービスの説明等</w:t>
        </w:r>
      </w:ins>
      <w:ins w:id="2" w:author="legal-m" w:date="2025-11-12T14:39:00Z">
        <w:r w:rsidR="00723D12" w:rsidRPr="00723D12">
          <w:rPr>
            <w:rFonts w:ascii="Arial" w:eastAsia="ＭＳ Ｐゴシック" w:hAnsi="Arial" w:cs="Arial"/>
            <w:color w:val="1D1C1D"/>
            <w:kern w:val="0"/>
            <w:sz w:val="23"/>
            <w:szCs w:val="23"/>
            <w14:ligatures w14:val="none"/>
          </w:rPr>
          <w:t>の内容</w:t>
        </w:r>
      </w:ins>
      <w:ins w:id="3" w:author="legal-m" w:date="2025-11-12T14:39:00Z" w16du:dateUtc="2025-11-12T05:39:00Z">
        <w:r w:rsidR="00723D12">
          <w:rPr>
            <w:rFonts w:ascii="Arial" w:eastAsia="ＭＳ Ｐゴシック" w:hAnsi="Arial" w:cs="Arial" w:hint="eastAsia"/>
            <w:color w:val="1D1C1D"/>
            <w:kern w:val="0"/>
            <w:sz w:val="23"/>
            <w:szCs w:val="23"/>
            <w14:ligatures w14:val="none"/>
          </w:rPr>
          <w:t>と</w:t>
        </w:r>
      </w:ins>
      <w:ins w:id="4" w:author="legal-m" w:date="2025-11-12T14:39:00Z">
        <w:r w:rsidR="00723D12" w:rsidRPr="00723D12">
          <w:rPr>
            <w:rFonts w:ascii="Arial" w:eastAsia="ＭＳ Ｐゴシック" w:hAnsi="Arial" w:cs="Arial"/>
            <w:color w:val="1D1C1D"/>
            <w:kern w:val="0"/>
            <w:sz w:val="23"/>
            <w:szCs w:val="23"/>
            <w14:ligatures w14:val="none"/>
          </w:rPr>
          <w:t>が異なる場合は、本規約が優先して適用されます。</w:t>
        </w:r>
      </w:ins>
    </w:p>
    <w:p w14:paraId="334C916E"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2EAE990C"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r w:rsidRPr="00BE6FE8">
        <w:rPr>
          <w:rFonts w:ascii="Arial" w:eastAsia="ＭＳ Ｐゴシック" w:hAnsi="Arial" w:cs="Arial"/>
          <w:color w:val="1D1C1D"/>
          <w:kern w:val="0"/>
          <w:sz w:val="23"/>
          <w:szCs w:val="23"/>
          <w14:ligatures w14:val="none"/>
        </w:rPr>
        <w:t>2</w:t>
      </w:r>
      <w:r w:rsidRPr="00BE6FE8">
        <w:rPr>
          <w:rFonts w:ascii="Arial" w:eastAsia="ＭＳ Ｐゴシック" w:hAnsi="Arial" w:cs="Arial"/>
          <w:color w:val="1D1C1D"/>
          <w:kern w:val="0"/>
          <w:sz w:val="23"/>
          <w:szCs w:val="23"/>
          <w14:ligatures w14:val="none"/>
        </w:rPr>
        <w:t>条（定義）</w:t>
      </w:r>
      <w:r w:rsidRPr="00BE6FE8">
        <w:rPr>
          <w:rFonts w:ascii="Arial" w:eastAsia="ＭＳ Ｐゴシック" w:hAnsi="Arial" w:cs="Arial"/>
          <w:color w:val="1D1C1D"/>
          <w:kern w:val="0"/>
          <w:sz w:val="23"/>
          <w:szCs w:val="23"/>
          <w14:ligatures w14:val="none"/>
        </w:rPr>
        <w:t> </w:t>
      </w:r>
    </w:p>
    <w:p w14:paraId="4915ACC1" w14:textId="582C1857"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本規約において使用する用語の定義は、以下のとおりとします。</w:t>
      </w:r>
      <w:r w:rsidRPr="00BE6FE8">
        <w:rPr>
          <w:rFonts w:ascii="Arial" w:eastAsia="ＭＳ Ｐゴシック" w:hAnsi="Arial" w:cs="Arial"/>
          <w:color w:val="1D1C1D"/>
          <w:kern w:val="0"/>
          <w:sz w:val="23"/>
          <w:szCs w:val="23"/>
          <w14:ligatures w14:val="none"/>
        </w:rPr>
        <w:br/>
        <w:t xml:space="preserve">  1. </w:t>
      </w:r>
      <w:r w:rsidRPr="00BE6FE8">
        <w:rPr>
          <w:rFonts w:ascii="Arial" w:eastAsia="ＭＳ Ｐゴシック" w:hAnsi="Arial" w:cs="Arial"/>
          <w:color w:val="1D1C1D"/>
          <w:kern w:val="0"/>
          <w:sz w:val="23"/>
          <w:szCs w:val="23"/>
          <w14:ligatures w14:val="none"/>
        </w:rPr>
        <w:t>「利用者」とは、本規約に同意し、本サービスを利用する個人または法人をいいます。</w:t>
      </w:r>
      <w:r w:rsidRPr="00BE6FE8">
        <w:rPr>
          <w:rFonts w:ascii="Arial" w:eastAsia="ＭＳ Ｐゴシック" w:hAnsi="Arial" w:cs="Arial"/>
          <w:color w:val="1D1C1D"/>
          <w:kern w:val="0"/>
          <w:sz w:val="23"/>
          <w:szCs w:val="23"/>
          <w14:ligatures w14:val="none"/>
        </w:rPr>
        <w:br/>
        <w:t xml:space="preserve">  2. </w:t>
      </w:r>
      <w:r w:rsidRPr="00BE6FE8">
        <w:rPr>
          <w:rFonts w:ascii="Arial" w:eastAsia="ＭＳ Ｐゴシック" w:hAnsi="Arial" w:cs="Arial"/>
          <w:color w:val="1D1C1D"/>
          <w:kern w:val="0"/>
          <w:sz w:val="23"/>
          <w:szCs w:val="23"/>
          <w14:ligatures w14:val="none"/>
        </w:rPr>
        <w:t>「本サービス」とは、当社が提供する不動産賃貸経営収益シミュレーションサービス及びこれに関連するサービスをいいます。</w:t>
      </w:r>
      <w:r w:rsidRPr="00BE6FE8">
        <w:rPr>
          <w:rFonts w:ascii="Arial" w:eastAsia="ＭＳ Ｐゴシック" w:hAnsi="Arial" w:cs="Arial"/>
          <w:color w:val="1D1C1D"/>
          <w:kern w:val="0"/>
          <w:sz w:val="23"/>
          <w:szCs w:val="23"/>
          <w14:ligatures w14:val="none"/>
        </w:rPr>
        <w:br/>
        <w:t xml:space="preserve">  3. </w:t>
      </w:r>
      <w:r w:rsidRPr="00BE6FE8">
        <w:rPr>
          <w:rFonts w:ascii="Arial" w:eastAsia="ＭＳ Ｐゴシック" w:hAnsi="Arial" w:cs="Arial"/>
          <w:color w:val="1D1C1D"/>
          <w:kern w:val="0"/>
          <w:sz w:val="23"/>
          <w:szCs w:val="23"/>
          <w14:ligatures w14:val="none"/>
        </w:rPr>
        <w:t>「登録情報」とは、利用者が本サービスの利用にあたって登録する情報をいいます。</w:t>
      </w:r>
    </w:p>
    <w:p w14:paraId="60FE11EF"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79F8C861"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r w:rsidRPr="00BE6FE8">
        <w:rPr>
          <w:rFonts w:ascii="Arial" w:eastAsia="ＭＳ Ｐゴシック" w:hAnsi="Arial" w:cs="Arial"/>
          <w:color w:val="1D1C1D"/>
          <w:kern w:val="0"/>
          <w:sz w:val="23"/>
          <w:szCs w:val="23"/>
          <w14:ligatures w14:val="none"/>
        </w:rPr>
        <w:t>3</w:t>
      </w:r>
      <w:r w:rsidRPr="00BE6FE8">
        <w:rPr>
          <w:rFonts w:ascii="Arial" w:eastAsia="ＭＳ Ｐゴシック" w:hAnsi="Arial" w:cs="Arial"/>
          <w:color w:val="1D1C1D"/>
          <w:kern w:val="0"/>
          <w:sz w:val="23"/>
          <w:szCs w:val="23"/>
          <w14:ligatures w14:val="none"/>
        </w:rPr>
        <w:t>条（サービスの内容）</w:t>
      </w:r>
      <w:r w:rsidRPr="00BE6FE8">
        <w:rPr>
          <w:rFonts w:ascii="Arial" w:eastAsia="ＭＳ Ｐゴシック" w:hAnsi="Arial" w:cs="Arial"/>
          <w:color w:val="1D1C1D"/>
          <w:kern w:val="0"/>
          <w:sz w:val="23"/>
          <w:szCs w:val="23"/>
          <w14:ligatures w14:val="none"/>
        </w:rPr>
        <w:t> </w:t>
      </w:r>
    </w:p>
    <w:p w14:paraId="757B2DC3" w14:textId="683CCE4A" w:rsidR="00BE6FE8" w:rsidRDefault="00BE6FE8" w:rsidP="00BE6FE8">
      <w:pPr>
        <w:widowControl/>
        <w:shd w:val="clear" w:color="auto" w:fill="FFFFFF"/>
        <w:rPr>
          <w:ins w:id="5" w:author="legal-m" w:date="2025-11-12T14:30:00Z" w16du:dateUtc="2025-11-12T05:30: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サービスは、不動産賃貸経営の収益シミュレーション、収益指標の算出、キャッシュフロー予測等の機能を提供します。本サービスは参考目的のツールであり、投資推奨を行うものではありません。サービスの詳細は、当社ウェブサイトに掲載するものとします。</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【重要免責事項】</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本サービスは不動産賃貸経営の参考目的のシミュレーションツールです。</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提供する情報・分析結果は参考情報であり、将来の経営や成果事業の成功を保証するものではありません。</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実際の経営判断・投資判断は、宅地建物取引士・税理士等の専門家にご相談の上、必ずご自身の責任において行ってください。</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当社は金融商品取引業および宅地建物取引業の登録を受けておらず、特定の金融商品を推奨するものではなく、取引代理・媒介・仲介は行っておりません。</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不動産賃貸経営には元本割れのリスクがあり、想定通りの収益が得られない可能性があります。</w:t>
      </w:r>
    </w:p>
    <w:p w14:paraId="55BEB93C" w14:textId="77777777" w:rsidR="00E525FA" w:rsidRDefault="00E525FA" w:rsidP="00BE6FE8">
      <w:pPr>
        <w:widowControl/>
        <w:shd w:val="clear" w:color="auto" w:fill="FFFFFF"/>
        <w:rPr>
          <w:ins w:id="6" w:author="legal-m" w:date="2025-11-12T14:30:00Z" w16du:dateUtc="2025-11-12T05:30:00Z"/>
          <w:rFonts w:ascii="Arial" w:eastAsia="ＭＳ Ｐゴシック" w:hAnsi="Arial" w:cs="Arial"/>
          <w:color w:val="1D1C1D"/>
          <w:kern w:val="0"/>
          <w:sz w:val="23"/>
          <w:szCs w:val="23"/>
          <w14:ligatures w14:val="none"/>
        </w:rPr>
      </w:pPr>
    </w:p>
    <w:p w14:paraId="06001421" w14:textId="77777777" w:rsidR="00E525FA" w:rsidRPr="001F713D" w:rsidRDefault="00E525FA" w:rsidP="00BE6FE8">
      <w:pPr>
        <w:widowControl/>
        <w:shd w:val="clear" w:color="auto" w:fill="FFFFFF"/>
        <w:rPr>
          <w:ins w:id="7" w:author="legal-m" w:date="2025-11-12T14:30:00Z" w16du:dateUtc="2025-11-12T05:30:00Z"/>
          <w:rFonts w:ascii="Arial" w:eastAsia="ＭＳ Ｐゴシック" w:hAnsi="Arial" w:cs="Arial"/>
          <w:color w:val="1D1C1D"/>
          <w:kern w:val="0"/>
          <w:sz w:val="23"/>
          <w:szCs w:val="23"/>
          <w14:ligatures w14:val="none"/>
        </w:rPr>
      </w:pPr>
      <w:ins w:id="8" w:author="legal-m" w:date="2025-11-12T14:30:00Z" w16du:dateUtc="2025-11-12T05:30:00Z">
        <w:r w:rsidRPr="001F713D">
          <w:rPr>
            <w:rFonts w:ascii="Arial" w:eastAsia="ＭＳ Ｐゴシック" w:hAnsi="Arial" w:cs="Arial" w:hint="eastAsia"/>
            <w:color w:val="1D1C1D"/>
            <w:kern w:val="0"/>
            <w:sz w:val="23"/>
            <w:szCs w:val="23"/>
            <w14:ligatures w14:val="none"/>
          </w:rPr>
          <w:t>第</w:t>
        </w:r>
        <w:r w:rsidRPr="001F713D">
          <w:rPr>
            <w:rFonts w:ascii="Arial" w:eastAsia="ＭＳ Ｐゴシック" w:hAnsi="Arial" w:cs="Arial"/>
            <w:color w:val="1D1C1D"/>
            <w:kern w:val="0"/>
            <w:sz w:val="23"/>
            <w:szCs w:val="23"/>
            <w14:ligatures w14:val="none"/>
          </w:rPr>
          <w:t>4</w:t>
        </w:r>
        <w:r w:rsidRPr="001F713D">
          <w:rPr>
            <w:rFonts w:ascii="Arial" w:eastAsia="ＭＳ Ｐゴシック" w:hAnsi="Arial" w:cs="Arial" w:hint="eastAsia"/>
            <w:color w:val="1D1C1D"/>
            <w:kern w:val="0"/>
            <w:sz w:val="23"/>
            <w:szCs w:val="23"/>
            <w14:ligatures w14:val="none"/>
          </w:rPr>
          <w:t>条</w:t>
        </w:r>
        <w:r w:rsidRPr="001F713D">
          <w:rPr>
            <w:rFonts w:ascii="Arial" w:eastAsia="ＭＳ Ｐゴシック" w:hAnsi="Arial" w:cs="Arial"/>
            <w:color w:val="1D1C1D"/>
            <w:kern w:val="0"/>
            <w:sz w:val="23"/>
            <w:szCs w:val="23"/>
            <w14:ligatures w14:val="none"/>
          </w:rPr>
          <w:t>（第三者への委託）</w:t>
        </w:r>
      </w:ins>
    </w:p>
    <w:p w14:paraId="5A18C674" w14:textId="453C8284" w:rsidR="00E525FA" w:rsidRPr="00E525FA" w:rsidRDefault="00E525FA" w:rsidP="00BE6FE8">
      <w:pPr>
        <w:widowControl/>
        <w:shd w:val="clear" w:color="auto" w:fill="FFFFFF"/>
        <w:rPr>
          <w:rFonts w:ascii="Times New Roman" w:hAnsi="Times New Roman" w:cs="Times New Roman"/>
          <w:color w:val="494B54"/>
          <w:spacing w:val="4"/>
          <w:szCs w:val="21"/>
          <w:shd w:val="clear" w:color="auto" w:fill="FFFFFF"/>
        </w:rPr>
      </w:pPr>
      <w:ins w:id="9" w:author="legal-m" w:date="2025-11-12T14:30:00Z" w16du:dateUtc="2025-11-12T05:30:00Z">
        <w:r w:rsidRPr="001F713D">
          <w:rPr>
            <w:rFonts w:ascii="Arial" w:eastAsia="ＭＳ Ｐゴシック" w:hAnsi="Arial" w:cs="Arial"/>
            <w:color w:val="1D1C1D"/>
            <w:kern w:val="0"/>
            <w:sz w:val="23"/>
            <w:szCs w:val="23"/>
            <w14:ligatures w14:val="none"/>
          </w:rPr>
          <w:t>当社は、本サービスに関する業務の全部又は一部を第三者に委託することができます。</w:t>
        </w:r>
      </w:ins>
    </w:p>
    <w:p w14:paraId="7EB0A2D4"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50F086E1" w14:textId="767A5D54"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del w:id="10" w:author="legal-m" w:date="2025-11-12T15:41:00Z" w16du:dateUtc="2025-11-12T06:41:00Z">
        <w:r w:rsidRPr="00BE6FE8" w:rsidDel="00E96488">
          <w:rPr>
            <w:rFonts w:ascii="Arial" w:eastAsia="ＭＳ Ｐゴシック" w:hAnsi="Arial" w:cs="Arial"/>
            <w:color w:val="1D1C1D"/>
            <w:kern w:val="0"/>
            <w:sz w:val="23"/>
            <w:szCs w:val="23"/>
            <w14:ligatures w14:val="none"/>
          </w:rPr>
          <w:delText>4</w:delText>
        </w:r>
      </w:del>
      <w:ins w:id="11" w:author="legal-m" w:date="2025-11-12T15:41:00Z" w16du:dateUtc="2025-11-12T06:41:00Z">
        <w:r w:rsidR="00E96488">
          <w:rPr>
            <w:rFonts w:ascii="Arial" w:eastAsia="ＭＳ Ｐゴシック" w:hAnsi="Arial" w:cs="Arial"/>
            <w:color w:val="1D1C1D"/>
            <w:kern w:val="0"/>
            <w:sz w:val="23"/>
            <w:szCs w:val="23"/>
            <w14:ligatures w14:val="none"/>
          </w:rPr>
          <w:t>5</w:t>
        </w:r>
      </w:ins>
      <w:r w:rsidRPr="00BE6FE8">
        <w:rPr>
          <w:rFonts w:ascii="Arial" w:eastAsia="ＭＳ Ｐゴシック" w:hAnsi="Arial" w:cs="Arial"/>
          <w:color w:val="1D1C1D"/>
          <w:kern w:val="0"/>
          <w:sz w:val="23"/>
          <w:szCs w:val="23"/>
          <w14:ligatures w14:val="none"/>
        </w:rPr>
        <w:t>条（利用登録）</w:t>
      </w:r>
    </w:p>
    <w:p w14:paraId="6EA1D520" w14:textId="4A0A60C0" w:rsidR="00723D12" w:rsidRDefault="00BE6FE8" w:rsidP="00BE6FE8">
      <w:pPr>
        <w:widowControl/>
        <w:shd w:val="clear" w:color="auto" w:fill="FFFFFF"/>
        <w:rPr>
          <w:ins w:id="12" w:author="legal-m" w:date="2025-11-12T14:41:00Z" w16du:dateUtc="2025-11-12T05:41: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lastRenderedPageBreak/>
        <w:t xml:space="preserve">  1. </w:t>
      </w:r>
      <w:r w:rsidRPr="00BE6FE8">
        <w:rPr>
          <w:rFonts w:ascii="Arial" w:eastAsia="ＭＳ Ｐゴシック" w:hAnsi="Arial" w:cs="Arial"/>
          <w:color w:val="1D1C1D"/>
          <w:kern w:val="0"/>
          <w:sz w:val="23"/>
          <w:szCs w:val="23"/>
          <w14:ligatures w14:val="none"/>
        </w:rPr>
        <w:t>本サービスの利用を希望する者は、</w:t>
      </w:r>
      <w:ins w:id="13" w:author="legal-m" w:date="2025-11-12T14:52:00Z">
        <w:r w:rsidR="005D41DE" w:rsidRPr="005D41DE">
          <w:rPr>
            <w:rFonts w:ascii="Arial" w:eastAsia="ＭＳ Ｐゴシック" w:hAnsi="Arial" w:cs="Arial"/>
            <w:color w:val="1D1C1D"/>
            <w:kern w:val="0"/>
            <w:sz w:val="23"/>
            <w:szCs w:val="23"/>
            <w14:ligatures w14:val="none"/>
          </w:rPr>
          <w:t>本規約の内容に同意の上、</w:t>
        </w:r>
      </w:ins>
      <w:ins w:id="14" w:author="legal-m" w:date="2025-11-12T14:53:00Z">
        <w:r w:rsidR="005D41DE" w:rsidRPr="005D41DE">
          <w:rPr>
            <w:rFonts w:ascii="Arial" w:eastAsia="ＭＳ Ｐゴシック" w:hAnsi="Arial" w:cs="Arial"/>
            <w:color w:val="1D1C1D"/>
            <w:kern w:val="0"/>
            <w:sz w:val="23"/>
            <w:szCs w:val="23"/>
            <w14:ligatures w14:val="none"/>
          </w:rPr>
          <w:t>当社の定める情報を当社に提供することにより、</w:t>
        </w:r>
      </w:ins>
      <w:r w:rsidRPr="00BE6FE8">
        <w:rPr>
          <w:rFonts w:ascii="Arial" w:eastAsia="ＭＳ Ｐゴシック" w:hAnsi="Arial" w:cs="Arial"/>
          <w:color w:val="1D1C1D"/>
          <w:kern w:val="0"/>
          <w:sz w:val="23"/>
          <w:szCs w:val="23"/>
          <w14:ligatures w14:val="none"/>
        </w:rPr>
        <w:t>当社所定の方法により利用登録を申請するものとします。</w:t>
      </w:r>
    </w:p>
    <w:p w14:paraId="22FCBFF5" w14:textId="41C02A68" w:rsidR="00DF1636" w:rsidRDefault="00723D12" w:rsidP="00BE6FE8">
      <w:pPr>
        <w:widowControl/>
        <w:shd w:val="clear" w:color="auto" w:fill="FFFFFF"/>
        <w:rPr>
          <w:ins w:id="15" w:author="legal-m" w:date="2025-11-12T15:47:00Z" w16du:dateUtc="2025-11-12T06:47:00Z"/>
          <w:rFonts w:ascii="Arial" w:eastAsia="ＭＳ Ｐゴシック" w:hAnsi="Arial" w:cs="Arial"/>
          <w:color w:val="1D1C1D"/>
          <w:kern w:val="0"/>
          <w:sz w:val="23"/>
          <w:szCs w:val="23"/>
          <w14:ligatures w14:val="none"/>
        </w:rPr>
      </w:pPr>
      <w:ins w:id="16" w:author="legal-m" w:date="2025-11-12T14:41:00Z">
        <w:r w:rsidRPr="00723D12">
          <w:rPr>
            <w:rFonts w:ascii="Arial" w:eastAsia="ＭＳ Ｐゴシック" w:hAnsi="Arial" w:cs="Arial"/>
            <w:color w:val="1D1C1D"/>
            <w:kern w:val="0"/>
            <w:sz w:val="23"/>
            <w:szCs w:val="23"/>
            <w14:ligatures w14:val="none"/>
          </w:rPr>
          <w:t xml:space="preserve">2. </w:t>
        </w:r>
        <w:r w:rsidRPr="00723D12">
          <w:rPr>
            <w:rFonts w:ascii="Arial" w:eastAsia="ＭＳ Ｐゴシック" w:hAnsi="Arial" w:cs="Arial"/>
            <w:color w:val="1D1C1D"/>
            <w:kern w:val="0"/>
            <w:sz w:val="23"/>
            <w:szCs w:val="23"/>
            <w14:ligatures w14:val="none"/>
          </w:rPr>
          <w:t>利用者は、前項に基づき登録した情報に変更が発生した場合、直ちに、登録情報の変更手続を行う義務を負います。利用者が変更手続を怠ったことにより生じた損害について、当社は一切の責任を負いません。</w:t>
        </w:r>
      </w:ins>
      <w:r w:rsidR="00BE6FE8" w:rsidRPr="00BE6FE8">
        <w:rPr>
          <w:rFonts w:ascii="Arial" w:eastAsia="ＭＳ Ｐゴシック" w:hAnsi="Arial" w:cs="Arial"/>
          <w:color w:val="1D1C1D"/>
          <w:kern w:val="0"/>
          <w:sz w:val="23"/>
          <w:szCs w:val="23"/>
          <w14:ligatures w14:val="none"/>
        </w:rPr>
        <w:br/>
        <w:t xml:space="preserve">  2. </w:t>
      </w:r>
      <w:r w:rsidR="00BE6FE8" w:rsidRPr="00BE6FE8">
        <w:rPr>
          <w:rFonts w:ascii="Arial" w:eastAsia="ＭＳ Ｐゴシック" w:hAnsi="Arial" w:cs="Arial"/>
          <w:color w:val="1D1C1D"/>
          <w:kern w:val="0"/>
          <w:sz w:val="23"/>
          <w:szCs w:val="23"/>
          <w14:ligatures w14:val="none"/>
        </w:rPr>
        <w:t>当社は、利用登録の申請者に以下の事由があると判断した場合、利用登録を拒否することがあります。</w:t>
      </w:r>
      <w:r w:rsidR="00BE6FE8" w:rsidRPr="00BE6FE8">
        <w:rPr>
          <w:rFonts w:ascii="Arial" w:eastAsia="ＭＳ Ｐゴシック" w:hAnsi="Arial" w:cs="Arial"/>
          <w:color w:val="1D1C1D"/>
          <w:kern w:val="0"/>
          <w:sz w:val="23"/>
          <w:szCs w:val="23"/>
          <w14:ligatures w14:val="none"/>
        </w:rPr>
        <w:br/>
        <w:t>    </w:t>
      </w:r>
      <w:ins w:id="17" w:author="legal-m" w:date="2025-11-12T15:47:00Z" w16du:dateUtc="2025-11-12T06:47:00Z">
        <w:r w:rsidR="00DF1636">
          <w:rPr>
            <w:rFonts w:ascii="Arial" w:eastAsia="ＭＳ Ｐゴシック" w:hAnsi="Arial" w:cs="Arial"/>
            <w:color w:val="1D1C1D"/>
            <w:kern w:val="0"/>
            <w:sz w:val="23"/>
            <w:szCs w:val="23"/>
            <w14:ligatures w14:val="none"/>
          </w:rPr>
          <w:t>(1)</w:t>
        </w:r>
      </w:ins>
      <w:del w:id="18" w:author="legal-m" w:date="2025-11-12T15:47:00Z" w16du:dateUtc="2025-11-12T06:47:00Z">
        <w:r w:rsidR="00BE6FE8" w:rsidRPr="00BE6FE8" w:rsidDel="00DF1636">
          <w:rPr>
            <w:rFonts w:ascii="Arial" w:eastAsia="ＭＳ Ｐゴシック" w:hAnsi="Arial" w:cs="Arial"/>
            <w:color w:val="1D1C1D"/>
            <w:kern w:val="0"/>
            <w:sz w:val="23"/>
            <w:szCs w:val="23"/>
            <w14:ligatures w14:val="none"/>
          </w:rPr>
          <w:delText>-</w:delText>
        </w:r>
      </w:del>
      <w:r w:rsidR="00BE6FE8" w:rsidRPr="00BE6FE8">
        <w:rPr>
          <w:rFonts w:ascii="Arial" w:eastAsia="ＭＳ Ｐゴシック" w:hAnsi="Arial" w:cs="Arial"/>
          <w:color w:val="1D1C1D"/>
          <w:kern w:val="0"/>
          <w:sz w:val="23"/>
          <w:szCs w:val="23"/>
          <w14:ligatures w14:val="none"/>
        </w:rPr>
        <w:t xml:space="preserve"> </w:t>
      </w:r>
      <w:r w:rsidR="00BE6FE8" w:rsidRPr="00BE6FE8">
        <w:rPr>
          <w:rFonts w:ascii="Arial" w:eastAsia="ＭＳ Ｐゴシック" w:hAnsi="Arial" w:cs="Arial"/>
          <w:color w:val="1D1C1D"/>
          <w:kern w:val="0"/>
          <w:sz w:val="23"/>
          <w:szCs w:val="23"/>
          <w14:ligatures w14:val="none"/>
        </w:rPr>
        <w:t>本規約に違反するおそれがあると当社が判断した場合</w:t>
      </w:r>
    </w:p>
    <w:p w14:paraId="6117275F" w14:textId="6FDB52F3" w:rsidR="00DF1636" w:rsidRDefault="00DF1636" w:rsidP="00DF1636">
      <w:pPr>
        <w:widowControl/>
        <w:shd w:val="clear" w:color="auto" w:fill="FFFFFF"/>
        <w:ind w:firstLineChars="100" w:firstLine="230"/>
        <w:rPr>
          <w:ins w:id="19" w:author="legal-m" w:date="2025-11-12T15:47:00Z" w16du:dateUtc="2025-11-12T06:47:00Z"/>
          <w:rFonts w:ascii="Arial" w:eastAsia="ＭＳ Ｐゴシック" w:hAnsi="Arial" w:cs="Arial"/>
          <w:color w:val="1D1C1D"/>
          <w:kern w:val="0"/>
          <w:sz w:val="23"/>
          <w:szCs w:val="23"/>
          <w14:ligatures w14:val="none"/>
        </w:rPr>
      </w:pPr>
      <w:ins w:id="20" w:author="legal-m" w:date="2025-11-12T15:47:00Z" w16du:dateUtc="2025-11-12T06:47:00Z">
        <w:r>
          <w:rPr>
            <w:rFonts w:ascii="Arial" w:eastAsia="ＭＳ Ｐゴシック" w:hAnsi="Arial" w:cs="Arial"/>
            <w:color w:val="1D1C1D"/>
            <w:kern w:val="0"/>
            <w:sz w:val="23"/>
            <w:szCs w:val="23"/>
            <w14:ligatures w14:val="none"/>
          </w:rPr>
          <w:t>(2)</w:t>
        </w:r>
      </w:ins>
      <w:r w:rsidR="00BE6FE8" w:rsidRPr="00BE6FE8">
        <w:rPr>
          <w:rFonts w:ascii="Arial" w:eastAsia="ＭＳ Ｐゴシック" w:hAnsi="Arial" w:cs="Arial"/>
          <w:color w:val="1D1C1D"/>
          <w:kern w:val="0"/>
          <w:sz w:val="23"/>
          <w:szCs w:val="23"/>
          <w14:ligatures w14:val="none"/>
        </w:rPr>
        <w:t xml:space="preserve"> </w:t>
      </w:r>
      <w:r w:rsidR="00BE6FE8" w:rsidRPr="00BE6FE8">
        <w:rPr>
          <w:rFonts w:ascii="Arial" w:eastAsia="ＭＳ Ｐゴシック" w:hAnsi="Arial" w:cs="Arial"/>
          <w:color w:val="1D1C1D"/>
          <w:kern w:val="0"/>
          <w:sz w:val="23"/>
          <w:szCs w:val="23"/>
          <w14:ligatures w14:val="none"/>
        </w:rPr>
        <w:t>当社に提供した登録情報に虚偽の事実が含まれる場合</w:t>
      </w:r>
    </w:p>
    <w:p w14:paraId="7A2F962F" w14:textId="5DB5736E" w:rsidR="00DF1636" w:rsidRDefault="00DF1636" w:rsidP="00DF1636">
      <w:pPr>
        <w:widowControl/>
        <w:shd w:val="clear" w:color="auto" w:fill="FFFFFF"/>
        <w:ind w:firstLineChars="100" w:firstLine="230"/>
        <w:rPr>
          <w:ins w:id="21" w:author="legal-m" w:date="2025-11-12T15:48:00Z" w16du:dateUtc="2025-11-12T06:48:00Z"/>
          <w:rFonts w:ascii="Arial" w:eastAsia="ＭＳ Ｐゴシック" w:hAnsi="Arial" w:cs="Arial"/>
          <w:color w:val="1D1C1D"/>
          <w:kern w:val="0"/>
          <w:sz w:val="23"/>
          <w:szCs w:val="23"/>
          <w14:ligatures w14:val="none"/>
        </w:rPr>
      </w:pPr>
      <w:ins w:id="22" w:author="legal-m" w:date="2025-11-12T15:48:00Z" w16du:dateUtc="2025-11-12T06:48:00Z">
        <w:r>
          <w:rPr>
            <w:rFonts w:ascii="Arial" w:eastAsia="ＭＳ Ｐゴシック" w:hAnsi="Arial" w:cs="Arial"/>
            <w:color w:val="1D1C1D"/>
            <w:kern w:val="0"/>
            <w:sz w:val="23"/>
            <w:szCs w:val="23"/>
            <w14:ligatures w14:val="none"/>
          </w:rPr>
          <w:t>(3)</w:t>
        </w:r>
      </w:ins>
      <w:r w:rsidR="00BE6FE8" w:rsidRPr="00BE6FE8">
        <w:rPr>
          <w:rFonts w:ascii="Arial" w:eastAsia="ＭＳ Ｐゴシック" w:hAnsi="Arial" w:cs="Arial"/>
          <w:color w:val="1D1C1D"/>
          <w:kern w:val="0"/>
          <w:sz w:val="23"/>
          <w:szCs w:val="23"/>
          <w14:ligatures w14:val="none"/>
        </w:rPr>
        <w:t xml:space="preserve"> </w:t>
      </w:r>
      <w:ins w:id="23" w:author="legal-m" w:date="2025-11-12T14:41:00Z">
        <w:r w:rsidR="00723D12" w:rsidRPr="00723D12">
          <w:rPr>
            <w:rFonts w:ascii="Arial" w:eastAsia="ＭＳ Ｐゴシック" w:hAnsi="Arial" w:cs="Arial"/>
            <w:color w:val="1D1C1D"/>
            <w:kern w:val="0"/>
            <w:sz w:val="23"/>
            <w:szCs w:val="23"/>
            <w14:ligatures w14:val="none"/>
          </w:rPr>
          <w:t>利用者が第</w:t>
        </w:r>
      </w:ins>
      <w:ins w:id="24" w:author="legal-m" w:date="2025-11-12T15:47:00Z" w16du:dateUtc="2025-11-12T06:47:00Z">
        <w:r>
          <w:rPr>
            <w:rFonts w:ascii="Arial" w:eastAsia="ＭＳ Ｐゴシック" w:hAnsi="Arial" w:cs="Arial"/>
            <w:color w:val="1D1C1D"/>
            <w:kern w:val="0"/>
            <w:sz w:val="23"/>
            <w:szCs w:val="23"/>
            <w14:ligatures w14:val="none"/>
          </w:rPr>
          <w:t>22</w:t>
        </w:r>
      </w:ins>
      <w:ins w:id="25" w:author="legal-m" w:date="2025-11-12T14:41:00Z">
        <w:r w:rsidR="00723D12" w:rsidRPr="00723D12">
          <w:rPr>
            <w:rFonts w:ascii="Arial" w:eastAsia="ＭＳ Ｐゴシック" w:hAnsi="Arial" w:cs="Arial"/>
            <w:color w:val="1D1C1D"/>
            <w:kern w:val="0"/>
            <w:sz w:val="23"/>
            <w:szCs w:val="23"/>
            <w14:ligatures w14:val="none"/>
          </w:rPr>
          <w:t>条（反社会的勢力の排除）に規定する反社会的勢力若しくは同条第</w:t>
        </w:r>
        <w:r w:rsidR="00723D12" w:rsidRPr="00723D12">
          <w:rPr>
            <w:rFonts w:ascii="Arial" w:eastAsia="ＭＳ Ｐゴシック" w:hAnsi="Arial" w:cs="Arial"/>
            <w:color w:val="1D1C1D"/>
            <w:kern w:val="0"/>
            <w:sz w:val="23"/>
            <w:szCs w:val="23"/>
            <w14:ligatures w14:val="none"/>
          </w:rPr>
          <w:t>1</w:t>
        </w:r>
        <w:r w:rsidR="00723D12" w:rsidRPr="00723D12">
          <w:rPr>
            <w:rFonts w:ascii="Arial" w:eastAsia="ＭＳ Ｐゴシック" w:hAnsi="Arial" w:cs="Arial"/>
            <w:color w:val="1D1C1D"/>
            <w:kern w:val="0"/>
            <w:sz w:val="23"/>
            <w:szCs w:val="23"/>
            <w14:ligatures w14:val="none"/>
          </w:rPr>
          <w:t>項各号のいずれかに該当することが判明した場合</w:t>
        </w:r>
      </w:ins>
    </w:p>
    <w:p w14:paraId="3E52EC6F" w14:textId="77777777" w:rsidR="00DF1636" w:rsidRDefault="00DF1636" w:rsidP="00DF1636">
      <w:pPr>
        <w:widowControl/>
        <w:shd w:val="clear" w:color="auto" w:fill="FFFFFF"/>
        <w:ind w:firstLineChars="100" w:firstLine="230"/>
        <w:rPr>
          <w:ins w:id="26" w:author="legal-m" w:date="2025-11-12T15:48:00Z" w16du:dateUtc="2025-11-12T06:48:00Z"/>
          <w:rFonts w:ascii="Arial" w:eastAsia="ＭＳ Ｐゴシック" w:hAnsi="Arial" w:cs="Arial"/>
          <w:color w:val="1D1C1D"/>
          <w:kern w:val="0"/>
          <w:sz w:val="23"/>
          <w:szCs w:val="23"/>
          <w14:ligatures w14:val="none"/>
        </w:rPr>
      </w:pPr>
      <w:ins w:id="27" w:author="legal-m" w:date="2025-11-12T15:48:00Z" w16du:dateUtc="2025-11-12T06:48:00Z">
        <w:r>
          <w:rPr>
            <w:rFonts w:ascii="Arial" w:eastAsia="ＭＳ Ｐゴシック" w:hAnsi="Arial" w:cs="Arial"/>
            <w:color w:val="1D1C1D"/>
            <w:kern w:val="0"/>
            <w:sz w:val="23"/>
            <w:szCs w:val="23"/>
            <w14:ligatures w14:val="none"/>
          </w:rPr>
          <w:t xml:space="preserve">(4) </w:t>
        </w:r>
      </w:ins>
      <w:ins w:id="28" w:author="legal-m" w:date="2025-11-12T14:42:00Z">
        <w:r w:rsidR="00723D12" w:rsidRPr="00723D12">
          <w:rPr>
            <w:rFonts w:ascii="Arial" w:eastAsia="ＭＳ Ｐゴシック" w:hAnsi="Arial" w:cs="Arial"/>
            <w:color w:val="1D1C1D"/>
            <w:kern w:val="0"/>
            <w:sz w:val="23"/>
            <w:szCs w:val="23"/>
            <w14:ligatures w14:val="none"/>
          </w:rPr>
          <w:t>当社との間の契約、規約などに違反したことがある又は違反していることが明らかになった場合</w:t>
        </w:r>
      </w:ins>
    </w:p>
    <w:p w14:paraId="6B8C9E8D" w14:textId="6CC77814" w:rsidR="00BE6FE8" w:rsidRDefault="00DF1636" w:rsidP="006F3356">
      <w:pPr>
        <w:widowControl/>
        <w:shd w:val="clear" w:color="auto" w:fill="FFFFFF"/>
        <w:ind w:firstLineChars="100" w:firstLine="230"/>
        <w:rPr>
          <w:ins w:id="29" w:author="legal-m" w:date="2025-11-12T14:53:00Z" w16du:dateUtc="2025-11-12T05:53:00Z"/>
          <w:rFonts w:ascii="Arial" w:eastAsia="ＭＳ Ｐゴシック" w:hAnsi="Arial" w:cs="Arial"/>
          <w:color w:val="1D1C1D"/>
          <w:kern w:val="0"/>
          <w:sz w:val="23"/>
          <w:szCs w:val="23"/>
          <w14:ligatures w14:val="none"/>
        </w:rPr>
      </w:pPr>
      <w:ins w:id="30" w:author="legal-m" w:date="2025-11-12T15:48:00Z" w16du:dateUtc="2025-11-12T06:48:00Z">
        <w:r>
          <w:rPr>
            <w:rFonts w:ascii="Arial" w:eastAsia="ＭＳ Ｐゴシック" w:hAnsi="Arial" w:cs="Arial"/>
            <w:color w:val="1D1C1D"/>
            <w:kern w:val="0"/>
            <w:sz w:val="23"/>
            <w:szCs w:val="23"/>
            <w14:ligatures w14:val="none"/>
          </w:rPr>
          <w:t xml:space="preserve">(5) </w:t>
        </w:r>
      </w:ins>
      <w:r w:rsidR="00BE6FE8" w:rsidRPr="00BE6FE8">
        <w:rPr>
          <w:rFonts w:ascii="Arial" w:eastAsia="ＭＳ Ｐゴシック" w:hAnsi="Arial" w:cs="Arial"/>
          <w:color w:val="1D1C1D"/>
          <w:kern w:val="0"/>
          <w:sz w:val="23"/>
          <w:szCs w:val="23"/>
          <w14:ligatures w14:val="none"/>
        </w:rPr>
        <w:t>その他、当社が利用登録を相当でないと判断した場合</w:t>
      </w:r>
    </w:p>
    <w:p w14:paraId="55408FAB" w14:textId="77777777" w:rsidR="005D41DE" w:rsidRDefault="005D41DE" w:rsidP="00BE6FE8">
      <w:pPr>
        <w:widowControl/>
        <w:shd w:val="clear" w:color="auto" w:fill="FFFFFF"/>
        <w:rPr>
          <w:ins w:id="31" w:author="legal-m" w:date="2025-11-12T14:53:00Z" w16du:dateUtc="2025-11-12T05:53:00Z"/>
          <w:rFonts w:ascii="Arial" w:eastAsia="ＭＳ Ｐゴシック" w:hAnsi="Arial" w:cs="Arial"/>
          <w:color w:val="1D1C1D"/>
          <w:kern w:val="0"/>
          <w:sz w:val="23"/>
          <w:szCs w:val="23"/>
          <w14:ligatures w14:val="none"/>
        </w:rPr>
      </w:pPr>
    </w:p>
    <w:p w14:paraId="65E36A95" w14:textId="0FB01A07" w:rsidR="005D41DE" w:rsidRDefault="00E96488" w:rsidP="00BE6FE8">
      <w:pPr>
        <w:widowControl/>
        <w:shd w:val="clear" w:color="auto" w:fill="FFFFFF"/>
        <w:rPr>
          <w:ins w:id="32" w:author="legal-m" w:date="2025-11-12T14:53:00Z" w16du:dateUtc="2025-11-12T05:53:00Z"/>
          <w:rFonts w:ascii="Arial" w:eastAsia="ＭＳ Ｐゴシック" w:hAnsi="Arial" w:cs="Arial"/>
          <w:color w:val="1D1C1D"/>
          <w:kern w:val="0"/>
          <w:sz w:val="23"/>
          <w:szCs w:val="23"/>
          <w14:ligatures w14:val="none"/>
        </w:rPr>
      </w:pPr>
      <w:ins w:id="33" w:author="legal-m" w:date="2025-11-12T15:41:00Z" w16du:dateUtc="2025-11-12T06:41:00Z">
        <w:r>
          <w:rPr>
            <w:rFonts w:ascii="Arial" w:eastAsia="ＭＳ Ｐゴシック" w:hAnsi="Arial" w:cs="Arial" w:hint="eastAsia"/>
            <w:color w:val="1D1C1D"/>
            <w:kern w:val="0"/>
            <w:sz w:val="23"/>
            <w:szCs w:val="23"/>
            <w14:ligatures w14:val="none"/>
          </w:rPr>
          <w:t>第</w:t>
        </w:r>
        <w:r>
          <w:rPr>
            <w:rFonts w:ascii="Arial" w:eastAsia="ＭＳ Ｐゴシック" w:hAnsi="Arial" w:cs="Arial"/>
            <w:color w:val="1D1C1D"/>
            <w:kern w:val="0"/>
            <w:sz w:val="23"/>
            <w:szCs w:val="23"/>
            <w14:ligatures w14:val="none"/>
          </w:rPr>
          <w:t>6</w:t>
        </w:r>
        <w:r>
          <w:rPr>
            <w:rFonts w:ascii="Arial" w:eastAsia="ＭＳ Ｐゴシック" w:hAnsi="Arial" w:cs="Arial" w:hint="eastAsia"/>
            <w:color w:val="1D1C1D"/>
            <w:kern w:val="0"/>
            <w:sz w:val="23"/>
            <w:szCs w:val="23"/>
            <w14:ligatures w14:val="none"/>
          </w:rPr>
          <w:t>条</w:t>
        </w:r>
      </w:ins>
      <w:ins w:id="34" w:author="legal-m" w:date="2025-11-12T14:53:00Z">
        <w:r w:rsidR="005D41DE" w:rsidRPr="005D41DE">
          <w:rPr>
            <w:rFonts w:ascii="Arial" w:eastAsia="ＭＳ Ｐゴシック" w:hAnsi="Arial" w:cs="Arial"/>
            <w:color w:val="1D1C1D"/>
            <w:kern w:val="0"/>
            <w:sz w:val="23"/>
            <w:szCs w:val="23"/>
            <w14:ligatures w14:val="none"/>
          </w:rPr>
          <w:t>（ユーザーＩＤ及びパスワードの管理）</w:t>
        </w:r>
        <w:r w:rsidR="005D41DE" w:rsidRPr="005D41DE">
          <w:rPr>
            <w:rFonts w:ascii="Arial" w:eastAsia="ＭＳ Ｐゴシック" w:hAnsi="Arial" w:cs="Arial"/>
            <w:color w:val="1D1C1D"/>
            <w:kern w:val="0"/>
            <w:sz w:val="23"/>
            <w:szCs w:val="23"/>
            <w14:ligatures w14:val="none"/>
          </w:rPr>
          <w:t xml:space="preserve"> </w:t>
        </w:r>
      </w:ins>
    </w:p>
    <w:p w14:paraId="430458BE" w14:textId="77777777" w:rsidR="005D41DE" w:rsidRDefault="005D41DE" w:rsidP="00BE6FE8">
      <w:pPr>
        <w:widowControl/>
        <w:shd w:val="clear" w:color="auto" w:fill="FFFFFF"/>
        <w:rPr>
          <w:ins w:id="35" w:author="legal-m" w:date="2025-11-12T14:54:00Z" w16du:dateUtc="2025-11-12T05:54:00Z"/>
          <w:rFonts w:ascii="Arial" w:eastAsia="ＭＳ Ｐゴシック" w:hAnsi="Arial" w:cs="Arial"/>
          <w:color w:val="1D1C1D"/>
          <w:kern w:val="0"/>
          <w:sz w:val="23"/>
          <w:szCs w:val="23"/>
          <w14:ligatures w14:val="none"/>
        </w:rPr>
      </w:pPr>
      <w:ins w:id="36" w:author="legal-m" w:date="2025-11-12T14:53:00Z">
        <w:r w:rsidRPr="005D41DE">
          <w:rPr>
            <w:rFonts w:ascii="Arial" w:eastAsia="ＭＳ Ｐゴシック" w:hAnsi="Arial" w:cs="Arial"/>
            <w:color w:val="1D1C1D"/>
            <w:kern w:val="0"/>
            <w:sz w:val="23"/>
            <w:szCs w:val="23"/>
            <w14:ligatures w14:val="none"/>
          </w:rPr>
          <w:t xml:space="preserve">1. </w:t>
        </w:r>
        <w:r w:rsidRPr="005D41DE">
          <w:rPr>
            <w:rFonts w:ascii="Arial" w:eastAsia="ＭＳ Ｐゴシック" w:hAnsi="Arial" w:cs="Arial"/>
            <w:color w:val="1D1C1D"/>
            <w:kern w:val="0"/>
            <w:sz w:val="23"/>
            <w:szCs w:val="23"/>
            <w14:ligatures w14:val="none"/>
          </w:rPr>
          <w:t>利用者は、自己の責任で、本サービスに関するユーザー</w:t>
        </w:r>
        <w:r w:rsidRPr="005D41DE">
          <w:rPr>
            <w:rFonts w:ascii="Arial" w:eastAsia="ＭＳ Ｐゴシック" w:hAnsi="Arial" w:cs="Arial"/>
            <w:color w:val="1D1C1D"/>
            <w:kern w:val="0"/>
            <w:sz w:val="23"/>
            <w:szCs w:val="23"/>
            <w14:ligatures w14:val="none"/>
          </w:rPr>
          <w:t>ID</w:t>
        </w:r>
        <w:r w:rsidRPr="005D41DE">
          <w:rPr>
            <w:rFonts w:ascii="Arial" w:eastAsia="ＭＳ Ｐゴシック" w:hAnsi="Arial" w:cs="Arial"/>
            <w:color w:val="1D1C1D"/>
            <w:kern w:val="0"/>
            <w:sz w:val="23"/>
            <w:szCs w:val="23"/>
            <w14:ligatures w14:val="none"/>
          </w:rPr>
          <w:t>及びパスワードを第三者に不正利用されないよう、厳重に管理します。</w:t>
        </w:r>
        <w:r w:rsidRPr="005D41DE">
          <w:rPr>
            <w:rFonts w:ascii="Arial" w:eastAsia="ＭＳ Ｐゴシック" w:hAnsi="Arial" w:cs="Arial"/>
            <w:color w:val="1D1C1D"/>
            <w:kern w:val="0"/>
            <w:sz w:val="23"/>
            <w:szCs w:val="23"/>
            <w14:ligatures w14:val="none"/>
          </w:rPr>
          <w:t xml:space="preserve"> </w:t>
        </w:r>
      </w:ins>
    </w:p>
    <w:p w14:paraId="00B8604F" w14:textId="2230BE61" w:rsidR="005D41DE" w:rsidRDefault="005D41DE" w:rsidP="00BE6FE8">
      <w:pPr>
        <w:widowControl/>
        <w:shd w:val="clear" w:color="auto" w:fill="FFFFFF"/>
        <w:rPr>
          <w:ins w:id="37" w:author="legal-m" w:date="2025-11-12T14:54:00Z" w16du:dateUtc="2025-11-12T05:54:00Z"/>
          <w:rFonts w:ascii="Arial" w:eastAsia="ＭＳ Ｐゴシック" w:hAnsi="Arial" w:cs="Arial"/>
          <w:color w:val="1D1C1D"/>
          <w:kern w:val="0"/>
          <w:sz w:val="23"/>
          <w:szCs w:val="23"/>
          <w14:ligatures w14:val="none"/>
        </w:rPr>
      </w:pPr>
      <w:ins w:id="38" w:author="legal-m" w:date="2025-11-12T14:53:00Z">
        <w:r w:rsidRPr="005D41DE">
          <w:rPr>
            <w:rFonts w:ascii="Arial" w:eastAsia="ＭＳ Ｐゴシック" w:hAnsi="Arial" w:cs="Arial"/>
            <w:color w:val="1D1C1D"/>
            <w:kern w:val="0"/>
            <w:sz w:val="23"/>
            <w:szCs w:val="23"/>
            <w14:ligatures w14:val="none"/>
          </w:rPr>
          <w:t xml:space="preserve">2. </w:t>
        </w:r>
        <w:r w:rsidRPr="005D41DE">
          <w:rPr>
            <w:rFonts w:ascii="Arial" w:eastAsia="ＭＳ Ｐゴシック" w:hAnsi="Arial" w:cs="Arial"/>
            <w:color w:val="1D1C1D"/>
            <w:kern w:val="0"/>
            <w:sz w:val="23"/>
            <w:szCs w:val="23"/>
            <w14:ligatures w14:val="none"/>
          </w:rPr>
          <w:t>ユーザー</w:t>
        </w:r>
        <w:r w:rsidRPr="005D41DE">
          <w:rPr>
            <w:rFonts w:ascii="Arial" w:eastAsia="ＭＳ Ｐゴシック" w:hAnsi="Arial" w:cs="Arial"/>
            <w:color w:val="1D1C1D"/>
            <w:kern w:val="0"/>
            <w:sz w:val="23"/>
            <w:szCs w:val="23"/>
            <w14:ligatures w14:val="none"/>
          </w:rPr>
          <w:t>ID</w:t>
        </w:r>
        <w:r w:rsidRPr="005D41DE">
          <w:rPr>
            <w:rFonts w:ascii="Arial" w:eastAsia="ＭＳ Ｐゴシック" w:hAnsi="Arial" w:cs="Arial"/>
            <w:color w:val="1D1C1D"/>
            <w:kern w:val="0"/>
            <w:sz w:val="23"/>
            <w:szCs w:val="23"/>
            <w14:ligatures w14:val="none"/>
          </w:rPr>
          <w:t>及びパスワードを利用して行われた本サービス上の一切の行為は利用者の行為とみなします。</w:t>
        </w:r>
        <w:r w:rsidRPr="005D41DE">
          <w:rPr>
            <w:rFonts w:ascii="Arial" w:eastAsia="ＭＳ Ｐゴシック" w:hAnsi="Arial" w:cs="Arial"/>
            <w:color w:val="1D1C1D"/>
            <w:kern w:val="0"/>
            <w:sz w:val="23"/>
            <w:szCs w:val="23"/>
            <w14:ligatures w14:val="none"/>
          </w:rPr>
          <w:t xml:space="preserve"> </w:t>
        </w:r>
      </w:ins>
    </w:p>
    <w:p w14:paraId="22B2B74B" w14:textId="77777777" w:rsidR="005D41DE" w:rsidRDefault="005D41DE" w:rsidP="00BE6FE8">
      <w:pPr>
        <w:widowControl/>
        <w:shd w:val="clear" w:color="auto" w:fill="FFFFFF"/>
        <w:rPr>
          <w:ins w:id="39" w:author="legal-m" w:date="2025-11-12T14:54:00Z" w16du:dateUtc="2025-11-12T05:54:00Z"/>
          <w:rFonts w:ascii="Arial" w:eastAsia="ＭＳ Ｐゴシック" w:hAnsi="Arial" w:cs="Arial"/>
          <w:color w:val="1D1C1D"/>
          <w:kern w:val="0"/>
          <w:sz w:val="23"/>
          <w:szCs w:val="23"/>
          <w14:ligatures w14:val="none"/>
        </w:rPr>
      </w:pPr>
      <w:ins w:id="40" w:author="legal-m" w:date="2025-11-12T14:53:00Z">
        <w:r w:rsidRPr="005D41DE">
          <w:rPr>
            <w:rFonts w:ascii="Arial" w:eastAsia="ＭＳ Ｐゴシック" w:hAnsi="Arial" w:cs="Arial"/>
            <w:color w:val="1D1C1D"/>
            <w:kern w:val="0"/>
            <w:sz w:val="23"/>
            <w:szCs w:val="23"/>
            <w14:ligatures w14:val="none"/>
          </w:rPr>
          <w:t xml:space="preserve">3. </w:t>
        </w:r>
        <w:r w:rsidRPr="005D41DE">
          <w:rPr>
            <w:rFonts w:ascii="Arial" w:eastAsia="ＭＳ Ｐゴシック" w:hAnsi="Arial" w:cs="Arial"/>
            <w:color w:val="1D1C1D"/>
            <w:kern w:val="0"/>
            <w:sz w:val="23"/>
            <w:szCs w:val="23"/>
            <w14:ligatures w14:val="none"/>
          </w:rPr>
          <w:t>当社は、ユーザー</w:t>
        </w:r>
        <w:r w:rsidRPr="005D41DE">
          <w:rPr>
            <w:rFonts w:ascii="Arial" w:eastAsia="ＭＳ Ｐゴシック" w:hAnsi="Arial" w:cs="Arial"/>
            <w:color w:val="1D1C1D"/>
            <w:kern w:val="0"/>
            <w:sz w:val="23"/>
            <w:szCs w:val="23"/>
            <w14:ligatures w14:val="none"/>
          </w:rPr>
          <w:t>ID</w:t>
        </w:r>
        <w:r w:rsidRPr="005D41DE">
          <w:rPr>
            <w:rFonts w:ascii="Arial" w:eastAsia="ＭＳ Ｐゴシック" w:hAnsi="Arial" w:cs="Arial"/>
            <w:color w:val="1D1C1D"/>
            <w:kern w:val="0"/>
            <w:sz w:val="23"/>
            <w:szCs w:val="23"/>
            <w14:ligatures w14:val="none"/>
          </w:rPr>
          <w:t>及びパスワードの管理不十分等によって生じた損害に関する責任を負いません。</w:t>
        </w:r>
        <w:r w:rsidRPr="005D41DE">
          <w:rPr>
            <w:rFonts w:ascii="Arial" w:eastAsia="ＭＳ Ｐゴシック" w:hAnsi="Arial" w:cs="Arial"/>
            <w:color w:val="1D1C1D"/>
            <w:kern w:val="0"/>
            <w:sz w:val="23"/>
            <w:szCs w:val="23"/>
            <w14:ligatures w14:val="none"/>
          </w:rPr>
          <w:t xml:space="preserve"> </w:t>
        </w:r>
      </w:ins>
    </w:p>
    <w:p w14:paraId="7CA37A27" w14:textId="12C4CB2A" w:rsidR="005D41DE" w:rsidRDefault="005D41DE" w:rsidP="00BE6FE8">
      <w:pPr>
        <w:widowControl/>
        <w:shd w:val="clear" w:color="auto" w:fill="FFFFFF"/>
        <w:rPr>
          <w:ins w:id="41" w:author="legal-m" w:date="2025-11-12T15:23:00Z" w16du:dateUtc="2025-11-12T06:23:00Z"/>
          <w:rFonts w:ascii="Arial" w:eastAsia="ＭＳ Ｐゴシック" w:hAnsi="Arial" w:cs="Arial"/>
          <w:color w:val="1D1C1D"/>
          <w:kern w:val="0"/>
          <w:sz w:val="23"/>
          <w:szCs w:val="23"/>
          <w14:ligatures w14:val="none"/>
        </w:rPr>
      </w:pPr>
      <w:ins w:id="42" w:author="legal-m" w:date="2025-11-12T14:53:00Z">
        <w:r w:rsidRPr="005D41DE">
          <w:rPr>
            <w:rFonts w:ascii="Arial" w:eastAsia="ＭＳ Ｐゴシック" w:hAnsi="Arial" w:cs="Arial"/>
            <w:color w:val="1D1C1D"/>
            <w:kern w:val="0"/>
            <w:sz w:val="23"/>
            <w:szCs w:val="23"/>
            <w14:ligatures w14:val="none"/>
          </w:rPr>
          <w:t xml:space="preserve">4. </w:t>
        </w:r>
        <w:r w:rsidRPr="005D41DE">
          <w:rPr>
            <w:rFonts w:ascii="Arial" w:eastAsia="ＭＳ Ｐゴシック" w:hAnsi="Arial" w:cs="Arial"/>
            <w:color w:val="1D1C1D"/>
            <w:kern w:val="0"/>
            <w:sz w:val="23"/>
            <w:szCs w:val="23"/>
            <w14:ligatures w14:val="none"/>
          </w:rPr>
          <w:t>利用者は、本サービス上のアカウントを第三者に対して貸与、譲渡、売買、</w:t>
        </w:r>
        <w:proofErr w:type="gramStart"/>
        <w:r w:rsidRPr="005D41DE">
          <w:rPr>
            <w:rFonts w:ascii="Arial" w:eastAsia="ＭＳ Ｐゴシック" w:hAnsi="Arial" w:cs="Arial"/>
            <w:color w:val="1D1C1D"/>
            <w:kern w:val="0"/>
            <w:sz w:val="23"/>
            <w:szCs w:val="23"/>
            <w14:ligatures w14:val="none"/>
          </w:rPr>
          <w:t>質入</w:t>
        </w:r>
        <w:proofErr w:type="gramEnd"/>
        <w:r w:rsidRPr="005D41DE">
          <w:rPr>
            <w:rFonts w:ascii="Arial" w:eastAsia="ＭＳ Ｐゴシック" w:hAnsi="Arial" w:cs="Arial"/>
            <w:color w:val="1D1C1D"/>
            <w:kern w:val="0"/>
            <w:sz w:val="23"/>
            <w:szCs w:val="23"/>
            <w14:ligatures w14:val="none"/>
          </w:rPr>
          <w:t>、又は利用させる等の行為をすることはできません。</w:t>
        </w:r>
      </w:ins>
    </w:p>
    <w:p w14:paraId="6FF0A268" w14:textId="77777777" w:rsidR="00A51516" w:rsidRDefault="00A51516" w:rsidP="00BE6FE8">
      <w:pPr>
        <w:widowControl/>
        <w:shd w:val="clear" w:color="auto" w:fill="FFFFFF"/>
        <w:rPr>
          <w:ins w:id="43" w:author="legal-m" w:date="2025-11-12T15:23:00Z" w16du:dateUtc="2025-11-12T06:23:00Z"/>
          <w:rFonts w:ascii="Arial" w:eastAsia="ＭＳ Ｐゴシック" w:hAnsi="Arial" w:cs="Arial"/>
          <w:color w:val="1D1C1D"/>
          <w:kern w:val="0"/>
          <w:sz w:val="23"/>
          <w:szCs w:val="23"/>
          <w14:ligatures w14:val="none"/>
        </w:rPr>
      </w:pPr>
    </w:p>
    <w:p w14:paraId="74E6D156" w14:textId="0D788299" w:rsidR="00A51516" w:rsidRDefault="00A51516" w:rsidP="00BE6FE8">
      <w:pPr>
        <w:widowControl/>
        <w:shd w:val="clear" w:color="auto" w:fill="FFFFFF"/>
        <w:rPr>
          <w:ins w:id="44" w:author="legal-m" w:date="2025-11-12T15:23:00Z" w16du:dateUtc="2025-11-12T06:23:00Z"/>
          <w:rFonts w:ascii="Arial" w:eastAsia="ＭＳ Ｐゴシック" w:hAnsi="Arial" w:cs="Arial"/>
          <w:color w:val="1D1C1D"/>
          <w:kern w:val="0"/>
          <w:sz w:val="23"/>
          <w:szCs w:val="23"/>
          <w14:ligatures w14:val="none"/>
        </w:rPr>
      </w:pPr>
      <w:ins w:id="45" w:author="legal-m" w:date="2025-11-12T15:23:00Z" w16du:dateUtc="2025-11-12T06:23:00Z">
        <w:r>
          <w:rPr>
            <w:rFonts w:ascii="Arial" w:eastAsia="ＭＳ Ｐゴシック" w:hAnsi="Arial" w:cs="Arial"/>
            <w:color w:val="1D1C1D"/>
            <w:kern w:val="0"/>
            <w:sz w:val="23"/>
            <w:szCs w:val="23"/>
            <w14:ligatures w14:val="none"/>
          </w:rPr>
          <w:t>第</w:t>
        </w:r>
      </w:ins>
      <w:ins w:id="46" w:author="legal-m" w:date="2025-11-12T15:41:00Z" w16du:dateUtc="2025-11-12T06:41:00Z">
        <w:r w:rsidR="00E96488">
          <w:rPr>
            <w:rFonts w:ascii="Arial" w:eastAsia="ＭＳ Ｐゴシック" w:hAnsi="Arial" w:cs="Arial" w:hint="eastAsia"/>
            <w:color w:val="1D1C1D"/>
            <w:kern w:val="0"/>
            <w:sz w:val="23"/>
            <w:szCs w:val="23"/>
            <w14:ligatures w14:val="none"/>
          </w:rPr>
          <w:t>７</w:t>
        </w:r>
      </w:ins>
      <w:ins w:id="47" w:author="legal-m" w:date="2025-11-12T15:23:00Z" w16du:dateUtc="2025-11-12T06:23:00Z">
        <w:r>
          <w:rPr>
            <w:rFonts w:ascii="Arial" w:eastAsia="ＭＳ Ｐゴシック" w:hAnsi="Arial" w:cs="Arial"/>
            <w:color w:val="1D1C1D"/>
            <w:kern w:val="0"/>
            <w:sz w:val="23"/>
            <w:szCs w:val="23"/>
            <w14:ligatures w14:val="none"/>
          </w:rPr>
          <w:t>条</w:t>
        </w:r>
        <w:r>
          <w:rPr>
            <w:rFonts w:ascii="Arial" w:eastAsia="ＭＳ Ｐゴシック" w:hAnsi="Arial" w:cs="Arial" w:hint="eastAsia"/>
            <w:color w:val="1D1C1D"/>
            <w:kern w:val="0"/>
            <w:sz w:val="23"/>
            <w:szCs w:val="23"/>
            <w14:ligatures w14:val="none"/>
          </w:rPr>
          <w:t>（登</w:t>
        </w:r>
        <w:r>
          <w:rPr>
            <w:rFonts w:ascii="Arial" w:eastAsia="ＭＳ Ｐゴシック" w:hAnsi="Arial" w:cs="Arial"/>
            <w:color w:val="1D1C1D"/>
            <w:kern w:val="0"/>
            <w:sz w:val="23"/>
            <w:szCs w:val="23"/>
            <w14:ligatures w14:val="none"/>
          </w:rPr>
          <w:t>録事項の変更</w:t>
        </w:r>
        <w:r>
          <w:rPr>
            <w:rFonts w:ascii="Arial" w:eastAsia="ＭＳ Ｐゴシック" w:hAnsi="Arial" w:cs="Arial" w:hint="eastAsia"/>
            <w:color w:val="1D1C1D"/>
            <w:kern w:val="0"/>
            <w:sz w:val="23"/>
            <w:szCs w:val="23"/>
            <w14:ligatures w14:val="none"/>
          </w:rPr>
          <w:t>）</w:t>
        </w:r>
      </w:ins>
    </w:p>
    <w:p w14:paraId="1C13AA1B" w14:textId="31B7BDB6" w:rsidR="00A51516" w:rsidRDefault="00A51516" w:rsidP="00BE6FE8">
      <w:pPr>
        <w:widowControl/>
        <w:shd w:val="clear" w:color="auto" w:fill="FFFFFF"/>
        <w:rPr>
          <w:ins w:id="48" w:author="legal-m" w:date="2025-11-12T15:23:00Z" w16du:dateUtc="2025-11-12T06:23:00Z"/>
          <w:rFonts w:ascii="Arial" w:eastAsia="ＭＳ Ｐゴシック" w:hAnsi="Arial" w:cs="Arial"/>
          <w:color w:val="1D1C1D"/>
          <w:kern w:val="0"/>
          <w:sz w:val="23"/>
          <w:szCs w:val="23"/>
          <w14:ligatures w14:val="none"/>
        </w:rPr>
      </w:pPr>
      <w:ins w:id="49" w:author="legal-m" w:date="2025-11-12T15:23:00Z" w16du:dateUtc="2025-11-12T06:23:00Z">
        <w:r>
          <w:rPr>
            <w:rFonts w:ascii="Arial" w:eastAsia="ＭＳ Ｐゴシック" w:hAnsi="Arial" w:cs="Arial"/>
            <w:color w:val="1D1C1D"/>
            <w:kern w:val="0"/>
            <w:sz w:val="23"/>
            <w:szCs w:val="23"/>
            <w14:ligatures w14:val="none"/>
          </w:rPr>
          <w:t>利用者は、登録事項に変更があった場合、当社の定める方法により当該変更事項を遅滞なく当社</w:t>
        </w:r>
      </w:ins>
      <w:ins w:id="50" w:author="legal-m" w:date="2025-11-12T16:12:00Z" w16du:dateUtc="2025-11-12T07:12:00Z">
        <w:r w:rsidR="00F07B4A">
          <w:rPr>
            <w:rFonts w:ascii="Arial" w:eastAsia="ＭＳ Ｐゴシック" w:hAnsi="Arial" w:cs="Arial" w:hint="eastAsia"/>
            <w:color w:val="1D1C1D"/>
            <w:kern w:val="0"/>
            <w:sz w:val="23"/>
            <w:szCs w:val="23"/>
            <w14:ligatures w14:val="none"/>
          </w:rPr>
          <w:t>に</w:t>
        </w:r>
      </w:ins>
      <w:ins w:id="51" w:author="legal-m" w:date="2025-11-12T15:23:00Z" w16du:dateUtc="2025-11-12T06:23:00Z">
        <w:r>
          <w:rPr>
            <w:rFonts w:ascii="Arial" w:eastAsia="ＭＳ Ｐゴシック" w:hAnsi="Arial" w:cs="Arial"/>
            <w:color w:val="1D1C1D"/>
            <w:kern w:val="0"/>
            <w:sz w:val="23"/>
            <w:szCs w:val="23"/>
            <w14:ligatures w14:val="none"/>
          </w:rPr>
          <w:t>通知するものとします。</w:t>
        </w:r>
      </w:ins>
    </w:p>
    <w:p w14:paraId="29D66506" w14:textId="77777777" w:rsidR="00BE6FE8" w:rsidRDefault="00BE6FE8" w:rsidP="00BE6FE8">
      <w:pPr>
        <w:widowControl/>
        <w:shd w:val="clear" w:color="auto" w:fill="FFFFFF"/>
        <w:rPr>
          <w:rFonts w:ascii="Arial" w:eastAsia="ＭＳ Ｐゴシック" w:hAnsi="Arial" w:cs="Arial" w:hint="eastAsia"/>
          <w:color w:val="1D1C1D"/>
          <w:kern w:val="0"/>
          <w:sz w:val="23"/>
          <w:szCs w:val="23"/>
          <w14:ligatures w14:val="none"/>
        </w:rPr>
      </w:pPr>
    </w:p>
    <w:p w14:paraId="009408D6" w14:textId="3F97411B"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52" w:author="legal-m" w:date="2025-11-12T15:41:00Z" w16du:dateUtc="2025-11-12T06:41:00Z">
        <w:r w:rsidR="00E96488">
          <w:rPr>
            <w:rFonts w:ascii="Arial" w:eastAsia="ＭＳ Ｐゴシック" w:hAnsi="Arial" w:cs="Arial"/>
            <w:color w:val="1D1C1D"/>
            <w:kern w:val="0"/>
            <w:sz w:val="23"/>
            <w:szCs w:val="23"/>
            <w14:ligatures w14:val="none"/>
          </w:rPr>
          <w:t>8</w:t>
        </w:r>
      </w:ins>
      <w:del w:id="53" w:author="legal-m" w:date="2025-11-12T15:41:00Z" w16du:dateUtc="2025-11-12T06:41:00Z">
        <w:r w:rsidRPr="00BE6FE8" w:rsidDel="00E96488">
          <w:rPr>
            <w:rFonts w:ascii="Arial" w:eastAsia="ＭＳ Ｐゴシック" w:hAnsi="Arial" w:cs="Arial"/>
            <w:color w:val="1D1C1D"/>
            <w:kern w:val="0"/>
            <w:sz w:val="23"/>
            <w:szCs w:val="23"/>
            <w14:ligatures w14:val="none"/>
          </w:rPr>
          <w:delText>5</w:delText>
        </w:r>
      </w:del>
      <w:r w:rsidRPr="00BE6FE8">
        <w:rPr>
          <w:rFonts w:ascii="Arial" w:eastAsia="ＭＳ Ｐゴシック" w:hAnsi="Arial" w:cs="Arial"/>
          <w:color w:val="1D1C1D"/>
          <w:kern w:val="0"/>
          <w:sz w:val="23"/>
          <w:szCs w:val="23"/>
          <w14:ligatures w14:val="none"/>
        </w:rPr>
        <w:t>条（利用料金）</w:t>
      </w:r>
    </w:p>
    <w:p w14:paraId="6811E3A1" w14:textId="77777777" w:rsidR="00E525FA" w:rsidRDefault="00BE6FE8" w:rsidP="00BE6FE8">
      <w:pPr>
        <w:widowControl/>
        <w:shd w:val="clear" w:color="auto" w:fill="FFFFFF"/>
        <w:rPr>
          <w:ins w:id="54" w:author="legal-m" w:date="2025-11-12T14:31:00Z" w16du:dateUtc="2025-11-12T05:31: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xml:space="preserve">  1. </w:t>
      </w:r>
      <w:r w:rsidRPr="00BE6FE8">
        <w:rPr>
          <w:rFonts w:ascii="Arial" w:eastAsia="ＭＳ Ｐゴシック" w:hAnsi="Arial" w:cs="Arial"/>
          <w:color w:val="1D1C1D"/>
          <w:kern w:val="0"/>
          <w:sz w:val="23"/>
          <w:szCs w:val="23"/>
          <w14:ligatures w14:val="none"/>
        </w:rPr>
        <w:t>本サービスの基本機能は無料でご利用いただけます。</w:t>
      </w:r>
      <w:r w:rsidRPr="00BE6FE8">
        <w:rPr>
          <w:rFonts w:ascii="Arial" w:eastAsia="ＭＳ Ｐゴシック" w:hAnsi="Arial" w:cs="Arial"/>
          <w:color w:val="1D1C1D"/>
          <w:kern w:val="0"/>
          <w:sz w:val="23"/>
          <w:szCs w:val="23"/>
          <w14:ligatures w14:val="none"/>
        </w:rPr>
        <w:br/>
        <w:t xml:space="preserve">  2. </w:t>
      </w:r>
      <w:r w:rsidRPr="00BE6FE8">
        <w:rPr>
          <w:rFonts w:ascii="Arial" w:eastAsia="ＭＳ Ｐゴシック" w:hAnsi="Arial" w:cs="Arial"/>
          <w:color w:val="1D1C1D"/>
          <w:kern w:val="0"/>
          <w:sz w:val="23"/>
          <w:szCs w:val="23"/>
          <w14:ligatures w14:val="none"/>
        </w:rPr>
        <w:t>プレミアム機能の利用料金は、当社が別途定める料金表に従うものとします。</w:t>
      </w:r>
      <w:r w:rsidRPr="00BE6FE8">
        <w:rPr>
          <w:rFonts w:ascii="Arial" w:eastAsia="ＭＳ Ｐゴシック" w:hAnsi="Arial" w:cs="Arial"/>
          <w:color w:val="1D1C1D"/>
          <w:kern w:val="0"/>
          <w:sz w:val="23"/>
          <w:szCs w:val="23"/>
          <w14:ligatures w14:val="none"/>
        </w:rPr>
        <w:br/>
        <w:t xml:space="preserve">  3. </w:t>
      </w:r>
      <w:r w:rsidRPr="00BE6FE8">
        <w:rPr>
          <w:rFonts w:ascii="Arial" w:eastAsia="ＭＳ Ｐゴシック" w:hAnsi="Arial" w:cs="Arial"/>
          <w:color w:val="1D1C1D"/>
          <w:kern w:val="0"/>
          <w:sz w:val="23"/>
          <w:szCs w:val="23"/>
          <w14:ligatures w14:val="none"/>
        </w:rPr>
        <w:t>利用者は、有料プランの利用料金を当社が指定する方法により支払うものとします。</w:t>
      </w:r>
    </w:p>
    <w:p w14:paraId="75B0D642" w14:textId="7229DE05" w:rsidR="00BE6FE8" w:rsidRDefault="00E525FA" w:rsidP="00E525FA">
      <w:pPr>
        <w:widowControl/>
        <w:shd w:val="clear" w:color="auto" w:fill="FFFFFF"/>
        <w:ind w:firstLineChars="50" w:firstLine="115"/>
        <w:rPr>
          <w:ins w:id="55" w:author="legal-m" w:date="2025-11-12T14:54:00Z" w16du:dateUtc="2025-11-12T05:54:00Z"/>
          <w:rFonts w:ascii="Arial" w:eastAsia="ＭＳ Ｐゴシック" w:hAnsi="Arial" w:cs="Arial"/>
          <w:color w:val="1D1C1D"/>
          <w:kern w:val="0"/>
          <w:sz w:val="23"/>
          <w:szCs w:val="23"/>
          <w14:ligatures w14:val="none"/>
        </w:rPr>
      </w:pPr>
      <w:ins w:id="56" w:author="legal-m" w:date="2025-11-12T14:31:00Z" w16du:dateUtc="2025-11-12T05:31:00Z">
        <w:r>
          <w:rPr>
            <w:rFonts w:ascii="Arial" w:eastAsia="ＭＳ Ｐゴシック" w:hAnsi="Arial" w:cs="Arial"/>
            <w:color w:val="1D1C1D"/>
            <w:kern w:val="0"/>
            <w:sz w:val="23"/>
            <w:szCs w:val="23"/>
            <w14:ligatures w14:val="none"/>
          </w:rPr>
          <w:t>4</w:t>
        </w:r>
      </w:ins>
      <w:ins w:id="57" w:author="legal-m" w:date="2025-11-12T14:31:00Z">
        <w:r w:rsidRPr="00E525FA">
          <w:rPr>
            <w:rFonts w:ascii="Arial" w:eastAsia="ＭＳ Ｐゴシック" w:hAnsi="Arial" w:cs="Arial"/>
            <w:color w:val="1D1C1D"/>
            <w:kern w:val="0"/>
            <w:sz w:val="23"/>
            <w:szCs w:val="23"/>
            <w14:ligatures w14:val="none"/>
          </w:rPr>
          <w:t xml:space="preserve">. </w:t>
        </w:r>
        <w:r w:rsidRPr="00E525FA">
          <w:rPr>
            <w:rFonts w:ascii="Arial" w:eastAsia="ＭＳ Ｐゴシック" w:hAnsi="Arial" w:cs="Arial"/>
            <w:color w:val="1D1C1D"/>
            <w:kern w:val="0"/>
            <w:sz w:val="23"/>
            <w:szCs w:val="23"/>
            <w14:ligatures w14:val="none"/>
          </w:rPr>
          <w:t>当社は、利用者の同意なく、当社の裁量において本サービスの利用料金を変更することがあります。当社は利用料金を変更する前に利用者へ変更を通知します。</w:t>
        </w:r>
      </w:ins>
      <w:r w:rsidR="00BE6FE8" w:rsidRPr="00BE6FE8">
        <w:rPr>
          <w:rFonts w:ascii="Arial" w:eastAsia="ＭＳ Ｐゴシック" w:hAnsi="Arial" w:cs="Arial"/>
          <w:color w:val="1D1C1D"/>
          <w:kern w:val="0"/>
          <w:sz w:val="23"/>
          <w:szCs w:val="23"/>
          <w14:ligatures w14:val="none"/>
        </w:rPr>
        <w:br/>
        <w:t>  </w:t>
      </w:r>
      <w:ins w:id="58" w:author="legal-m" w:date="2025-11-12T14:31:00Z" w16du:dateUtc="2025-11-12T05:31:00Z">
        <w:r>
          <w:rPr>
            <w:rFonts w:ascii="Arial" w:eastAsia="ＭＳ Ｐゴシック" w:hAnsi="Arial" w:cs="Arial"/>
            <w:color w:val="1D1C1D"/>
            <w:kern w:val="0"/>
            <w:sz w:val="23"/>
            <w:szCs w:val="23"/>
            <w14:ligatures w14:val="none"/>
          </w:rPr>
          <w:t>5</w:t>
        </w:r>
      </w:ins>
      <w:del w:id="59" w:author="legal-m" w:date="2025-11-12T14:31:00Z" w16du:dateUtc="2025-11-12T05:31:00Z">
        <w:r w:rsidR="00BE6FE8" w:rsidRPr="00BE6FE8" w:rsidDel="00E525FA">
          <w:rPr>
            <w:rFonts w:ascii="Arial" w:eastAsia="ＭＳ Ｐゴシック" w:hAnsi="Arial" w:cs="Arial"/>
            <w:color w:val="1D1C1D"/>
            <w:kern w:val="0"/>
            <w:sz w:val="23"/>
            <w:szCs w:val="23"/>
            <w14:ligatures w14:val="none"/>
          </w:rPr>
          <w:delText>4</w:delText>
        </w:r>
      </w:del>
      <w:r w:rsidR="00BE6FE8" w:rsidRPr="00BE6FE8">
        <w:rPr>
          <w:rFonts w:ascii="Arial" w:eastAsia="ＭＳ Ｐゴシック" w:hAnsi="Arial" w:cs="Arial"/>
          <w:color w:val="1D1C1D"/>
          <w:kern w:val="0"/>
          <w:sz w:val="23"/>
          <w:szCs w:val="23"/>
          <w14:ligatures w14:val="none"/>
        </w:rPr>
        <w:t xml:space="preserve">. </w:t>
      </w:r>
      <w:r w:rsidR="00BE6FE8" w:rsidRPr="00BE6FE8">
        <w:rPr>
          <w:rFonts w:ascii="Arial" w:eastAsia="ＭＳ Ｐゴシック" w:hAnsi="Arial" w:cs="Arial"/>
          <w:color w:val="1D1C1D"/>
          <w:kern w:val="0"/>
          <w:sz w:val="23"/>
          <w:szCs w:val="23"/>
          <w14:ligatures w14:val="none"/>
        </w:rPr>
        <w:t>一度支払われた利用料金は、法令に基づく場合を除き、返金しないものとします。</w:t>
      </w:r>
      <w:r w:rsidR="00BE6FE8" w:rsidRPr="00BE6FE8">
        <w:rPr>
          <w:rFonts w:ascii="Arial" w:eastAsia="ＭＳ Ｐゴシック" w:hAnsi="Arial" w:cs="Arial"/>
          <w:color w:val="1D1C1D"/>
          <w:kern w:val="0"/>
          <w:sz w:val="23"/>
          <w:szCs w:val="23"/>
          <w14:ligatures w14:val="none"/>
        </w:rPr>
        <w:br/>
      </w:r>
      <w:r w:rsidR="00BE6FE8" w:rsidRPr="00BE6FE8">
        <w:rPr>
          <w:rFonts w:ascii="Arial" w:eastAsia="ＭＳ Ｐゴシック" w:hAnsi="Arial" w:cs="Arial"/>
          <w:color w:val="1D1C1D"/>
          <w:kern w:val="0"/>
          <w:sz w:val="23"/>
          <w:szCs w:val="23"/>
          <w14:ligatures w14:val="none"/>
        </w:rPr>
        <w:lastRenderedPageBreak/>
        <w:t>  </w:t>
      </w:r>
      <w:ins w:id="60" w:author="legal-m" w:date="2025-11-12T14:31:00Z" w16du:dateUtc="2025-11-12T05:31:00Z">
        <w:r>
          <w:rPr>
            <w:rFonts w:ascii="Arial" w:eastAsia="ＭＳ Ｐゴシック" w:hAnsi="Arial" w:cs="Arial"/>
            <w:color w:val="1D1C1D"/>
            <w:kern w:val="0"/>
            <w:sz w:val="23"/>
            <w:szCs w:val="23"/>
            <w14:ligatures w14:val="none"/>
          </w:rPr>
          <w:t>6</w:t>
        </w:r>
      </w:ins>
      <w:del w:id="61" w:author="legal-m" w:date="2025-11-12T14:31:00Z" w16du:dateUtc="2025-11-12T05:31:00Z">
        <w:r w:rsidR="00BE6FE8" w:rsidRPr="00BE6FE8" w:rsidDel="00E525FA">
          <w:rPr>
            <w:rFonts w:ascii="Arial" w:eastAsia="ＭＳ Ｐゴシック" w:hAnsi="Arial" w:cs="Arial"/>
            <w:color w:val="1D1C1D"/>
            <w:kern w:val="0"/>
            <w:sz w:val="23"/>
            <w:szCs w:val="23"/>
            <w14:ligatures w14:val="none"/>
          </w:rPr>
          <w:delText>5</w:delText>
        </w:r>
      </w:del>
      <w:r w:rsidR="00BE6FE8" w:rsidRPr="00BE6FE8">
        <w:rPr>
          <w:rFonts w:ascii="Arial" w:eastAsia="ＭＳ Ｐゴシック" w:hAnsi="Arial" w:cs="Arial"/>
          <w:color w:val="1D1C1D"/>
          <w:kern w:val="0"/>
          <w:sz w:val="23"/>
          <w:szCs w:val="23"/>
          <w14:ligatures w14:val="none"/>
        </w:rPr>
        <w:t xml:space="preserve">. </w:t>
      </w:r>
      <w:r w:rsidR="00BE6FE8" w:rsidRPr="00BE6FE8">
        <w:rPr>
          <w:rFonts w:ascii="Arial" w:eastAsia="ＭＳ Ｐゴシック" w:hAnsi="Arial" w:cs="Arial"/>
          <w:color w:val="1D1C1D"/>
          <w:kern w:val="0"/>
          <w:sz w:val="23"/>
          <w:szCs w:val="23"/>
          <w14:ligatures w14:val="none"/>
        </w:rPr>
        <w:t>有料プランは月額制のサブスクリプションサービスであり、毎月の更新日に自動的に課金されます。</w:t>
      </w:r>
      <w:r w:rsidR="00BE6FE8" w:rsidRPr="00BE6FE8">
        <w:rPr>
          <w:rFonts w:ascii="Arial" w:eastAsia="ＭＳ Ｐゴシック" w:hAnsi="Arial" w:cs="Arial"/>
          <w:color w:val="1D1C1D"/>
          <w:kern w:val="0"/>
          <w:sz w:val="23"/>
          <w:szCs w:val="23"/>
          <w14:ligatures w14:val="none"/>
        </w:rPr>
        <w:br/>
        <w:t>  </w:t>
      </w:r>
      <w:ins w:id="62" w:author="legal-m" w:date="2025-11-12T14:31:00Z" w16du:dateUtc="2025-11-12T05:31:00Z">
        <w:r>
          <w:rPr>
            <w:rFonts w:ascii="Arial" w:eastAsia="ＭＳ Ｐゴシック" w:hAnsi="Arial" w:cs="Arial"/>
            <w:color w:val="1D1C1D"/>
            <w:kern w:val="0"/>
            <w:sz w:val="23"/>
            <w:szCs w:val="23"/>
            <w14:ligatures w14:val="none"/>
          </w:rPr>
          <w:t>7</w:t>
        </w:r>
      </w:ins>
      <w:del w:id="63" w:author="legal-m" w:date="2025-11-12T14:31:00Z" w16du:dateUtc="2025-11-12T05:31:00Z">
        <w:r w:rsidR="00BE6FE8" w:rsidRPr="00BE6FE8" w:rsidDel="00E525FA">
          <w:rPr>
            <w:rFonts w:ascii="Arial" w:eastAsia="ＭＳ Ｐゴシック" w:hAnsi="Arial" w:cs="Arial"/>
            <w:color w:val="1D1C1D"/>
            <w:kern w:val="0"/>
            <w:sz w:val="23"/>
            <w:szCs w:val="23"/>
            <w14:ligatures w14:val="none"/>
          </w:rPr>
          <w:delText>6</w:delText>
        </w:r>
      </w:del>
      <w:r w:rsidR="00BE6FE8" w:rsidRPr="00BE6FE8">
        <w:rPr>
          <w:rFonts w:ascii="Arial" w:eastAsia="ＭＳ Ｐゴシック" w:hAnsi="Arial" w:cs="Arial"/>
          <w:color w:val="1D1C1D"/>
          <w:kern w:val="0"/>
          <w:sz w:val="23"/>
          <w:szCs w:val="23"/>
          <w14:ligatures w14:val="none"/>
        </w:rPr>
        <w:t xml:space="preserve">. </w:t>
      </w:r>
      <w:r w:rsidR="00BE6FE8" w:rsidRPr="00BE6FE8">
        <w:rPr>
          <w:rFonts w:ascii="Arial" w:eastAsia="ＭＳ Ｐゴシック" w:hAnsi="Arial" w:cs="Arial"/>
          <w:color w:val="1D1C1D"/>
          <w:kern w:val="0"/>
          <w:sz w:val="23"/>
          <w:szCs w:val="23"/>
          <w14:ligatures w14:val="none"/>
        </w:rPr>
        <w:t>有料プランの解約を希望する場合は、マイページから解約手続きを行うか、当社指定のメールアドレス（</w:t>
      </w:r>
      <w:r w:rsidR="00BE6FE8" w:rsidRPr="00BE6FE8">
        <w:rPr>
          <w:rFonts w:ascii="Arial" w:eastAsia="ＭＳ Ｐゴシック" w:hAnsi="Arial" w:cs="Arial"/>
          <w:color w:val="1D1C1D"/>
          <w:kern w:val="0"/>
          <w:sz w:val="23"/>
          <w:szCs w:val="23"/>
          <w14:ligatures w14:val="none"/>
        </w:rPr>
        <w:fldChar w:fldCharType="begin"/>
      </w:r>
      <w:r w:rsidR="00BE6FE8" w:rsidRPr="00BE6FE8">
        <w:rPr>
          <w:rFonts w:ascii="Arial" w:eastAsia="ＭＳ Ｐゴシック" w:hAnsi="Arial" w:cs="Arial"/>
          <w:color w:val="1D1C1D"/>
          <w:kern w:val="0"/>
          <w:sz w:val="23"/>
          <w:szCs w:val="23"/>
          <w14:ligatures w14:val="none"/>
        </w:rPr>
        <w:instrText>HYPERLINK "mailto:ooya.tech2025@gmail.com" \t "_blank"</w:instrText>
      </w:r>
      <w:r w:rsidR="00BE6FE8" w:rsidRPr="00BE6FE8">
        <w:rPr>
          <w:rFonts w:ascii="Arial" w:eastAsia="ＭＳ Ｐゴシック" w:hAnsi="Arial" w:cs="Arial"/>
          <w:color w:val="1D1C1D"/>
          <w:kern w:val="0"/>
          <w:sz w:val="23"/>
          <w:szCs w:val="23"/>
          <w14:ligatures w14:val="none"/>
        </w:rPr>
      </w:r>
      <w:r w:rsidR="00BE6FE8" w:rsidRPr="00BE6FE8">
        <w:rPr>
          <w:rFonts w:ascii="Arial" w:eastAsia="ＭＳ Ｐゴシック" w:hAnsi="Arial" w:cs="Arial"/>
          <w:color w:val="1D1C1D"/>
          <w:kern w:val="0"/>
          <w:sz w:val="23"/>
          <w:szCs w:val="23"/>
          <w14:ligatures w14:val="none"/>
        </w:rPr>
        <w:fldChar w:fldCharType="separate"/>
      </w:r>
      <w:r w:rsidR="00BE6FE8" w:rsidRPr="00BE6FE8">
        <w:rPr>
          <w:rFonts w:ascii="Arial" w:eastAsia="ＭＳ Ｐゴシック" w:hAnsi="Arial" w:cs="Arial"/>
          <w:color w:val="1264A3"/>
          <w:kern w:val="0"/>
          <w:sz w:val="23"/>
          <w:szCs w:val="23"/>
          <w:u w:val="single"/>
          <w14:ligatures w14:val="none"/>
        </w:rPr>
        <w:t>ooya.tech2025@gmail.com</w:t>
      </w:r>
      <w:r w:rsidR="00BE6FE8" w:rsidRPr="00BE6FE8">
        <w:rPr>
          <w:rFonts w:ascii="Arial" w:eastAsia="ＭＳ Ｐゴシック" w:hAnsi="Arial" w:cs="Arial"/>
          <w:color w:val="1D1C1D"/>
          <w:kern w:val="0"/>
          <w:sz w:val="23"/>
          <w:szCs w:val="23"/>
          <w14:ligatures w14:val="none"/>
        </w:rPr>
        <w:fldChar w:fldCharType="end"/>
      </w:r>
      <w:r w:rsidR="00BE6FE8" w:rsidRPr="00BE6FE8">
        <w:rPr>
          <w:rFonts w:ascii="Arial" w:eastAsia="ＭＳ Ｐゴシック" w:hAnsi="Arial" w:cs="Arial"/>
          <w:color w:val="1D1C1D"/>
          <w:kern w:val="0"/>
          <w:sz w:val="23"/>
          <w:szCs w:val="23"/>
          <w14:ligatures w14:val="none"/>
        </w:rPr>
        <w:t>）にご連絡ください。解約手続き完了後も、現在の請求期間終了日まではサービスをご利用いただけす。日割り計算による返金は行いません。</w:t>
      </w:r>
    </w:p>
    <w:p w14:paraId="79244C76" w14:textId="16C74D37" w:rsidR="005D41DE" w:rsidRDefault="005D41DE" w:rsidP="00E525FA">
      <w:pPr>
        <w:widowControl/>
        <w:shd w:val="clear" w:color="auto" w:fill="FFFFFF"/>
        <w:ind w:firstLineChars="50" w:firstLine="115"/>
        <w:rPr>
          <w:ins w:id="64" w:author="legal-m" w:date="2025-11-12T14:57:00Z" w16du:dateUtc="2025-11-12T05:57:00Z"/>
          <w:rFonts w:ascii="Arial" w:eastAsia="ＭＳ Ｐゴシック" w:hAnsi="Arial" w:cs="Arial"/>
          <w:color w:val="1D1C1D"/>
          <w:kern w:val="0"/>
          <w:sz w:val="23"/>
          <w:szCs w:val="23"/>
          <w14:ligatures w14:val="none"/>
        </w:rPr>
      </w:pPr>
      <w:ins w:id="65" w:author="legal-m" w:date="2025-11-12T14:54:00Z" w16du:dateUtc="2025-11-12T05:54:00Z">
        <w:r>
          <w:rPr>
            <w:rFonts w:ascii="Arial" w:eastAsia="ＭＳ Ｐゴシック" w:hAnsi="Arial" w:cs="Arial"/>
            <w:color w:val="1D1C1D"/>
            <w:kern w:val="0"/>
            <w:sz w:val="23"/>
            <w:szCs w:val="23"/>
            <w14:ligatures w14:val="none"/>
          </w:rPr>
          <w:t>8.</w:t>
        </w:r>
        <w:r w:rsidRPr="005D41DE">
          <w:rPr>
            <w:rFonts w:ascii="Times New Roman" w:hAnsi="Times New Roman" w:cs="Times New Roman"/>
            <w:color w:val="494B54"/>
            <w:spacing w:val="4"/>
            <w:szCs w:val="21"/>
            <w:shd w:val="clear" w:color="auto" w:fill="FFFFFF"/>
          </w:rPr>
          <w:t xml:space="preserve"> </w:t>
        </w:r>
      </w:ins>
      <w:ins w:id="66" w:author="legal-m" w:date="2025-11-12T14:54:00Z">
        <w:r w:rsidRPr="005D41DE">
          <w:rPr>
            <w:rFonts w:ascii="Arial" w:eastAsia="ＭＳ Ｐゴシック" w:hAnsi="Arial" w:cs="Arial"/>
            <w:color w:val="1D1C1D"/>
            <w:kern w:val="0"/>
            <w:sz w:val="23"/>
            <w:szCs w:val="23"/>
            <w14:ligatures w14:val="none"/>
          </w:rPr>
          <w:t>利用者が、本サービスの利用料金等を所定の支払期日が過ぎてもなお支払わない場合、利用者は、所定の支払期日の翌日から支払い日の前日までの日数に、年</w:t>
        </w:r>
        <w:r w:rsidRPr="005D41DE">
          <w:rPr>
            <w:rFonts w:ascii="Arial" w:eastAsia="ＭＳ Ｐゴシック" w:hAnsi="Arial" w:cs="Arial"/>
            <w:color w:val="1D1C1D"/>
            <w:kern w:val="0"/>
            <w:sz w:val="23"/>
            <w:szCs w:val="23"/>
            <w14:ligatures w14:val="none"/>
          </w:rPr>
          <w:t>14.6</w:t>
        </w:r>
        <w:r w:rsidRPr="005D41DE">
          <w:rPr>
            <w:rFonts w:ascii="Arial" w:eastAsia="ＭＳ Ｐゴシック" w:hAnsi="Arial" w:cs="Arial"/>
            <w:color w:val="1D1C1D"/>
            <w:kern w:val="0"/>
            <w:sz w:val="23"/>
            <w:szCs w:val="23"/>
            <w14:ligatures w14:val="none"/>
          </w:rPr>
          <w:t>％の利率で計算した金額を遅延損害金として支払います。</w:t>
        </w:r>
      </w:ins>
    </w:p>
    <w:p w14:paraId="5B9B19B6" w14:textId="77777777" w:rsidR="001F713D" w:rsidRDefault="001F713D" w:rsidP="00E525FA">
      <w:pPr>
        <w:widowControl/>
        <w:shd w:val="clear" w:color="auto" w:fill="FFFFFF"/>
        <w:ind w:firstLineChars="50" w:firstLine="115"/>
        <w:rPr>
          <w:ins w:id="67" w:author="legal-m" w:date="2025-11-12T14:57:00Z" w16du:dateUtc="2025-11-12T05:57:00Z"/>
          <w:rFonts w:ascii="Arial" w:eastAsia="ＭＳ Ｐゴシック" w:hAnsi="Arial" w:cs="Arial"/>
          <w:color w:val="1D1C1D"/>
          <w:kern w:val="0"/>
          <w:sz w:val="23"/>
          <w:szCs w:val="23"/>
          <w14:ligatures w14:val="none"/>
        </w:rPr>
      </w:pPr>
    </w:p>
    <w:p w14:paraId="05B6A8DB" w14:textId="78023412" w:rsidR="001F713D" w:rsidRDefault="001F713D" w:rsidP="00E525FA">
      <w:pPr>
        <w:widowControl/>
        <w:shd w:val="clear" w:color="auto" w:fill="FFFFFF"/>
        <w:ind w:firstLineChars="50" w:firstLine="115"/>
        <w:rPr>
          <w:ins w:id="68" w:author="legal-m" w:date="2025-11-12T14:57:00Z" w16du:dateUtc="2025-11-12T05:57:00Z"/>
          <w:rFonts w:ascii="Arial" w:eastAsia="ＭＳ Ｐゴシック" w:hAnsi="Arial" w:cs="Arial"/>
          <w:color w:val="1D1C1D"/>
          <w:kern w:val="0"/>
          <w:sz w:val="23"/>
          <w:szCs w:val="23"/>
          <w14:ligatures w14:val="none"/>
        </w:rPr>
      </w:pPr>
      <w:ins w:id="69" w:author="legal-m" w:date="2025-11-12T15:00:00Z" w16du:dateUtc="2025-11-12T06:00:00Z">
        <w:r>
          <w:rPr>
            <w:rFonts w:ascii="Arial" w:eastAsia="ＭＳ Ｐゴシック" w:hAnsi="Arial" w:cs="Arial" w:hint="eastAsia"/>
            <w:color w:val="1D1C1D"/>
            <w:kern w:val="0"/>
            <w:sz w:val="23"/>
            <w:szCs w:val="23"/>
            <w14:ligatures w14:val="none"/>
          </w:rPr>
          <w:t>第</w:t>
        </w:r>
      </w:ins>
      <w:ins w:id="70" w:author="legal-m" w:date="2025-11-12T15:41:00Z" w16du:dateUtc="2025-11-12T06:41:00Z">
        <w:r w:rsidR="00E96488">
          <w:rPr>
            <w:rFonts w:ascii="Arial" w:eastAsia="ＭＳ Ｐゴシック" w:hAnsi="Arial" w:cs="Arial"/>
            <w:color w:val="1D1C1D"/>
            <w:kern w:val="0"/>
            <w:sz w:val="23"/>
            <w:szCs w:val="23"/>
            <w14:ligatures w14:val="none"/>
          </w:rPr>
          <w:t>9</w:t>
        </w:r>
      </w:ins>
      <w:ins w:id="71" w:author="legal-m" w:date="2025-11-12T15:00:00Z" w16du:dateUtc="2025-11-12T06:00:00Z">
        <w:r>
          <w:rPr>
            <w:rFonts w:ascii="Arial" w:eastAsia="ＭＳ Ｐゴシック" w:hAnsi="Arial" w:cs="Arial" w:hint="eastAsia"/>
            <w:color w:val="1D1C1D"/>
            <w:kern w:val="0"/>
            <w:sz w:val="23"/>
            <w:szCs w:val="23"/>
            <w14:ligatures w14:val="none"/>
          </w:rPr>
          <w:t>条（</w:t>
        </w:r>
      </w:ins>
      <w:ins w:id="72" w:author="legal-m" w:date="2025-11-12T14:57:00Z" w16du:dateUtc="2025-11-12T05:57:00Z">
        <w:r>
          <w:rPr>
            <w:rFonts w:ascii="Arial" w:eastAsia="ＭＳ Ｐゴシック" w:hAnsi="Arial" w:cs="Arial" w:hint="eastAsia"/>
            <w:color w:val="1D1C1D"/>
            <w:kern w:val="0"/>
            <w:sz w:val="23"/>
            <w:szCs w:val="23"/>
            <w14:ligatures w14:val="none"/>
          </w:rPr>
          <w:t>本サービスの利用期間及び退会</w:t>
        </w:r>
      </w:ins>
      <w:ins w:id="73" w:author="legal-m" w:date="2025-11-12T15:00:00Z" w16du:dateUtc="2025-11-12T06:00:00Z">
        <w:r>
          <w:rPr>
            <w:rFonts w:ascii="Arial" w:eastAsia="ＭＳ Ｐゴシック" w:hAnsi="Arial" w:cs="Arial" w:hint="eastAsia"/>
            <w:color w:val="1D1C1D"/>
            <w:kern w:val="0"/>
            <w:sz w:val="23"/>
            <w:szCs w:val="23"/>
            <w14:ligatures w14:val="none"/>
          </w:rPr>
          <w:t>）</w:t>
        </w:r>
      </w:ins>
    </w:p>
    <w:p w14:paraId="34420E81" w14:textId="5B6C528C" w:rsidR="001F713D" w:rsidRDefault="001F713D" w:rsidP="001F713D">
      <w:pPr>
        <w:widowControl/>
        <w:shd w:val="clear" w:color="auto" w:fill="FFFFFF"/>
        <w:rPr>
          <w:ins w:id="74" w:author="legal-m" w:date="2025-11-12T15:00:00Z" w16du:dateUtc="2025-11-12T06:00:00Z"/>
          <w:rFonts w:ascii="Arial" w:eastAsia="ＭＳ Ｐゴシック" w:hAnsi="Arial" w:cs="Arial"/>
          <w:color w:val="1D1C1D"/>
          <w:kern w:val="0"/>
          <w:sz w:val="23"/>
          <w:szCs w:val="23"/>
          <w14:ligatures w14:val="none"/>
        </w:rPr>
      </w:pPr>
      <w:ins w:id="75" w:author="legal-m" w:date="2025-11-12T15:00:00Z" w16du:dateUtc="2025-11-12T06:00:00Z">
        <w:r>
          <w:rPr>
            <w:rFonts w:ascii="Arial" w:eastAsia="ＭＳ Ｐゴシック" w:hAnsi="Arial" w:cs="Arial"/>
            <w:color w:val="1D1C1D"/>
            <w:kern w:val="0"/>
            <w:sz w:val="23"/>
            <w:szCs w:val="23"/>
            <w14:ligatures w14:val="none"/>
          </w:rPr>
          <w:t>1.</w:t>
        </w:r>
      </w:ins>
      <w:ins w:id="76" w:author="legal-m" w:date="2025-11-12T15:04:00Z" w16du:dateUtc="2025-11-12T06:04:00Z">
        <w:r>
          <w:rPr>
            <w:rFonts w:ascii="Arial" w:eastAsia="ＭＳ Ｐゴシック" w:hAnsi="Arial" w:cs="Arial" w:hint="eastAsia"/>
            <w:color w:val="1D1C1D"/>
            <w:kern w:val="0"/>
            <w:sz w:val="23"/>
            <w:szCs w:val="23"/>
            <w14:ligatures w14:val="none"/>
          </w:rPr>
          <w:t>利用者</w:t>
        </w:r>
      </w:ins>
      <w:ins w:id="77" w:author="legal-m" w:date="2025-11-12T14:58:00Z" w16du:dateUtc="2025-11-12T05:58:00Z">
        <w:r>
          <w:rPr>
            <w:rFonts w:ascii="Arial" w:eastAsia="ＭＳ Ｐゴシック" w:hAnsi="Arial" w:cs="Arial" w:hint="eastAsia"/>
            <w:color w:val="1D1C1D"/>
            <w:kern w:val="0"/>
            <w:sz w:val="23"/>
            <w:szCs w:val="23"/>
            <w14:ligatures w14:val="none"/>
          </w:rPr>
          <w:t>の利用期間は、</w:t>
        </w:r>
      </w:ins>
      <w:ins w:id="78" w:author="legal-m" w:date="2025-11-12T15:05:00Z" w16du:dateUtc="2025-11-12T06:05:00Z">
        <w:r>
          <w:rPr>
            <w:rFonts w:ascii="Arial" w:eastAsia="ＭＳ Ｐゴシック" w:hAnsi="Arial" w:cs="Arial" w:hint="eastAsia"/>
            <w:color w:val="1D1C1D"/>
            <w:kern w:val="0"/>
            <w:sz w:val="23"/>
            <w:szCs w:val="23"/>
            <w14:ligatures w14:val="none"/>
          </w:rPr>
          <w:t>利用者</w:t>
        </w:r>
      </w:ins>
      <w:ins w:id="79" w:author="legal-m" w:date="2025-11-12T14:58:00Z" w16du:dateUtc="2025-11-12T05:58:00Z">
        <w:r>
          <w:rPr>
            <w:rFonts w:ascii="Arial" w:eastAsia="ＭＳ Ｐゴシック" w:hAnsi="Arial" w:cs="Arial" w:hint="eastAsia"/>
            <w:color w:val="1D1C1D"/>
            <w:kern w:val="0"/>
            <w:sz w:val="23"/>
            <w:szCs w:val="23"/>
            <w14:ligatures w14:val="none"/>
          </w:rPr>
          <w:t>が選択した当社所定の期間とします。</w:t>
        </w:r>
      </w:ins>
    </w:p>
    <w:p w14:paraId="5A80F539" w14:textId="50137600" w:rsidR="001F713D" w:rsidRDefault="001F713D" w:rsidP="001F713D">
      <w:pPr>
        <w:widowControl/>
        <w:shd w:val="clear" w:color="auto" w:fill="FFFFFF"/>
        <w:rPr>
          <w:ins w:id="80" w:author="legal-m" w:date="2025-11-12T15:42:00Z" w16du:dateUtc="2025-11-12T06:42:00Z"/>
          <w:rFonts w:ascii="Arial" w:eastAsia="ＭＳ Ｐゴシック" w:hAnsi="Arial" w:cs="Arial"/>
          <w:color w:val="1D1C1D"/>
          <w:kern w:val="0"/>
          <w:sz w:val="23"/>
          <w:szCs w:val="23"/>
          <w14:ligatures w14:val="none"/>
        </w:rPr>
      </w:pPr>
      <w:ins w:id="81" w:author="legal-m" w:date="2025-11-12T15:00:00Z" w16du:dateUtc="2025-11-12T06:00:00Z">
        <w:r>
          <w:rPr>
            <w:rFonts w:ascii="Arial" w:eastAsia="ＭＳ Ｐゴシック" w:hAnsi="Arial" w:cs="Arial"/>
            <w:color w:val="1D1C1D"/>
            <w:kern w:val="0"/>
            <w:sz w:val="23"/>
            <w:szCs w:val="23"/>
            <w14:ligatures w14:val="none"/>
          </w:rPr>
          <w:t>2.</w:t>
        </w:r>
      </w:ins>
      <w:ins w:id="82" w:author="legal-m" w:date="2025-11-12T15:05:00Z" w16du:dateUtc="2025-11-12T06:05:00Z">
        <w:r w:rsidRPr="001F713D">
          <w:rPr>
            <w:rFonts w:ascii="Arial" w:eastAsia="ＭＳ Ｐゴシック" w:hAnsi="Arial" w:cs="Arial" w:hint="eastAsia"/>
            <w:color w:val="1D1C1D"/>
            <w:kern w:val="0"/>
            <w:sz w:val="23"/>
            <w:szCs w:val="23"/>
            <w14:ligatures w14:val="none"/>
          </w:rPr>
          <w:t xml:space="preserve"> </w:t>
        </w:r>
        <w:r>
          <w:rPr>
            <w:rFonts w:ascii="Arial" w:eastAsia="ＭＳ Ｐゴシック" w:hAnsi="Arial" w:cs="Arial" w:hint="eastAsia"/>
            <w:color w:val="1D1C1D"/>
            <w:kern w:val="0"/>
            <w:sz w:val="23"/>
            <w:szCs w:val="23"/>
            <w14:ligatures w14:val="none"/>
          </w:rPr>
          <w:t>利用者</w:t>
        </w:r>
      </w:ins>
      <w:ins w:id="83" w:author="legal-m" w:date="2025-11-12T14:59:00Z" w16du:dateUtc="2025-11-12T05:59:00Z">
        <w:r>
          <w:rPr>
            <w:rFonts w:ascii="Arial" w:eastAsia="ＭＳ Ｐゴシック" w:hAnsi="Arial" w:cs="Arial" w:hint="eastAsia"/>
            <w:color w:val="1D1C1D"/>
            <w:kern w:val="0"/>
            <w:sz w:val="23"/>
            <w:szCs w:val="23"/>
            <w14:ligatures w14:val="none"/>
          </w:rPr>
          <w:t>は、当社所定の退会手続きを完了することにより、利用期間満了をもって本サービスを解約することができます。当該完了</w:t>
        </w:r>
      </w:ins>
      <w:ins w:id="84" w:author="legal-m" w:date="2025-11-12T15:00:00Z" w16du:dateUtc="2025-11-12T06:00:00Z">
        <w:r>
          <w:rPr>
            <w:rFonts w:ascii="Arial" w:eastAsia="ＭＳ Ｐゴシック" w:hAnsi="Arial" w:cs="Arial" w:hint="eastAsia"/>
            <w:color w:val="1D1C1D"/>
            <w:kern w:val="0"/>
            <w:sz w:val="23"/>
            <w:szCs w:val="23"/>
            <w14:ligatures w14:val="none"/>
          </w:rPr>
          <w:t>時点</w:t>
        </w:r>
      </w:ins>
      <w:ins w:id="85" w:author="legal-m" w:date="2025-11-12T14:59:00Z" w16du:dateUtc="2025-11-12T05:59:00Z">
        <w:r>
          <w:rPr>
            <w:rFonts w:ascii="Arial" w:eastAsia="ＭＳ Ｐゴシック" w:hAnsi="Arial" w:cs="Arial" w:hint="eastAsia"/>
            <w:color w:val="1D1C1D"/>
            <w:kern w:val="0"/>
            <w:sz w:val="23"/>
            <w:szCs w:val="23"/>
            <w14:ligatures w14:val="none"/>
          </w:rPr>
          <w:t>において退会手続きを行っていない</w:t>
        </w:r>
      </w:ins>
      <w:ins w:id="86" w:author="legal-m" w:date="2025-11-12T15:05:00Z" w16du:dateUtc="2025-11-12T06:05:00Z">
        <w:r>
          <w:rPr>
            <w:rFonts w:ascii="Arial" w:eastAsia="ＭＳ Ｐゴシック" w:hAnsi="Arial" w:cs="Arial" w:hint="eastAsia"/>
            <w:color w:val="1D1C1D"/>
            <w:kern w:val="0"/>
            <w:sz w:val="23"/>
            <w:szCs w:val="23"/>
            <w14:ligatures w14:val="none"/>
          </w:rPr>
          <w:t>利用者</w:t>
        </w:r>
      </w:ins>
      <w:ins w:id="87" w:author="legal-m" w:date="2025-11-12T14:59:00Z" w16du:dateUtc="2025-11-12T05:59:00Z">
        <w:r>
          <w:rPr>
            <w:rFonts w:ascii="Arial" w:eastAsia="ＭＳ Ｐゴシック" w:hAnsi="Arial" w:cs="Arial" w:hint="eastAsia"/>
            <w:color w:val="1D1C1D"/>
            <w:kern w:val="0"/>
            <w:sz w:val="23"/>
            <w:szCs w:val="23"/>
            <w14:ligatures w14:val="none"/>
          </w:rPr>
          <w:t>の利用期間は、自動的に前項に定める期間と同一の期間で更新されます。</w:t>
        </w:r>
      </w:ins>
    </w:p>
    <w:p w14:paraId="5E7C628D" w14:textId="77777777" w:rsidR="00E96488" w:rsidRDefault="00E96488" w:rsidP="001F713D">
      <w:pPr>
        <w:widowControl/>
        <w:shd w:val="clear" w:color="auto" w:fill="FFFFFF"/>
        <w:rPr>
          <w:ins w:id="88" w:author="legal-m" w:date="2025-11-12T15:42:00Z" w16du:dateUtc="2025-11-12T06:42:00Z"/>
          <w:rFonts w:ascii="Arial" w:eastAsia="ＭＳ Ｐゴシック" w:hAnsi="Arial" w:cs="Arial"/>
          <w:color w:val="1D1C1D"/>
          <w:kern w:val="0"/>
          <w:sz w:val="23"/>
          <w:szCs w:val="23"/>
          <w14:ligatures w14:val="none"/>
        </w:rPr>
      </w:pPr>
    </w:p>
    <w:p w14:paraId="6E34514B" w14:textId="7E4AEB5F" w:rsidR="00E96488" w:rsidRDefault="00E96488" w:rsidP="001F713D">
      <w:pPr>
        <w:widowControl/>
        <w:shd w:val="clear" w:color="auto" w:fill="FFFFFF"/>
        <w:rPr>
          <w:ins w:id="89" w:author="legal-m" w:date="2025-11-12T15:42:00Z" w16du:dateUtc="2025-11-12T06:42:00Z"/>
          <w:rFonts w:ascii="Arial" w:eastAsia="ＭＳ Ｐゴシック" w:hAnsi="Arial" w:cs="Arial"/>
          <w:color w:val="1D1C1D"/>
          <w:kern w:val="0"/>
          <w:sz w:val="23"/>
          <w:szCs w:val="23"/>
          <w14:ligatures w14:val="none"/>
        </w:rPr>
      </w:pPr>
      <w:ins w:id="90" w:author="legal-m" w:date="2025-11-12T15:42:00Z" w16du:dateUtc="2025-11-12T06:42:00Z">
        <w:r>
          <w:rPr>
            <w:rFonts w:ascii="Arial" w:eastAsia="ＭＳ Ｐゴシック" w:hAnsi="Arial" w:cs="Arial" w:hint="eastAsia"/>
            <w:color w:val="1D1C1D"/>
            <w:kern w:val="0"/>
            <w:sz w:val="23"/>
            <w:szCs w:val="23"/>
            <w14:ligatures w14:val="none"/>
          </w:rPr>
          <w:t>第</w:t>
        </w:r>
        <w:r>
          <w:rPr>
            <w:rFonts w:ascii="Arial" w:eastAsia="ＭＳ Ｐゴシック" w:hAnsi="Arial" w:cs="Arial"/>
            <w:color w:val="1D1C1D"/>
            <w:kern w:val="0"/>
            <w:sz w:val="23"/>
            <w:szCs w:val="23"/>
            <w14:ligatures w14:val="none"/>
          </w:rPr>
          <w:t>10</w:t>
        </w:r>
        <w:r>
          <w:rPr>
            <w:rFonts w:ascii="Arial" w:eastAsia="ＭＳ Ｐゴシック" w:hAnsi="Arial" w:cs="Arial" w:hint="eastAsia"/>
            <w:color w:val="1D1C1D"/>
            <w:kern w:val="0"/>
            <w:sz w:val="23"/>
            <w:szCs w:val="23"/>
            <w14:ligatures w14:val="none"/>
          </w:rPr>
          <w:t>条（登録抹消等）</w:t>
        </w:r>
      </w:ins>
    </w:p>
    <w:p w14:paraId="308A1EE0" w14:textId="77777777" w:rsidR="00E96488" w:rsidRDefault="00E96488" w:rsidP="001F713D">
      <w:pPr>
        <w:widowControl/>
        <w:shd w:val="clear" w:color="auto" w:fill="FFFFFF"/>
        <w:rPr>
          <w:ins w:id="91" w:author="legal-m" w:date="2025-11-12T15:44:00Z" w16du:dateUtc="2025-11-12T06:44:00Z"/>
          <w:rFonts w:ascii="Arial" w:eastAsia="ＭＳ Ｐゴシック" w:hAnsi="Arial" w:cs="Arial"/>
          <w:color w:val="1D1C1D"/>
          <w:kern w:val="0"/>
          <w:sz w:val="23"/>
          <w:szCs w:val="23"/>
          <w14:ligatures w14:val="none"/>
        </w:rPr>
      </w:pPr>
      <w:ins w:id="92" w:author="legal-m" w:date="2025-11-12T15:43:00Z" w16du:dateUtc="2025-11-12T06:43:00Z">
        <w:r>
          <w:rPr>
            <w:rFonts w:ascii="Arial" w:eastAsia="ＭＳ Ｐゴシック" w:hAnsi="Arial" w:cs="Arial"/>
            <w:color w:val="1D1C1D"/>
            <w:kern w:val="0"/>
            <w:sz w:val="23"/>
            <w:szCs w:val="23"/>
            <w14:ligatures w14:val="none"/>
          </w:rPr>
          <w:t>1</w:t>
        </w:r>
        <w:r>
          <w:rPr>
            <w:rFonts w:ascii="Arial" w:eastAsia="ＭＳ Ｐゴシック" w:hAnsi="Arial" w:cs="Arial"/>
            <w:color w:val="1D1C1D"/>
            <w:kern w:val="0"/>
            <w:sz w:val="23"/>
            <w:szCs w:val="23"/>
            <w14:ligatures w14:val="none"/>
          </w:rPr>
          <w:t>点当社は、利用者が、以下の</w:t>
        </w:r>
        <w:r>
          <w:rPr>
            <w:rFonts w:ascii="Arial" w:eastAsia="ＭＳ Ｐゴシック" w:hAnsi="Arial" w:cs="Arial" w:hint="eastAsia"/>
            <w:color w:val="1D1C1D"/>
            <w:kern w:val="0"/>
            <w:sz w:val="23"/>
            <w:szCs w:val="23"/>
            <w14:ligatures w14:val="none"/>
          </w:rPr>
          <w:t>各号</w:t>
        </w:r>
        <w:r>
          <w:rPr>
            <w:rFonts w:ascii="Arial" w:eastAsia="ＭＳ Ｐゴシック" w:hAnsi="Arial" w:cs="Arial"/>
            <w:color w:val="1D1C1D"/>
            <w:kern w:val="0"/>
            <w:sz w:val="23"/>
            <w:szCs w:val="23"/>
            <w14:ligatures w14:val="none"/>
          </w:rPr>
          <w:t>のいずれかの事由に該当する場合は、事前に通知</w:t>
        </w:r>
        <w:r>
          <w:rPr>
            <w:rFonts w:ascii="Arial" w:eastAsia="ＭＳ Ｐゴシック" w:hAnsi="Arial" w:cs="Arial" w:hint="eastAsia"/>
            <w:color w:val="1D1C1D"/>
            <w:kern w:val="0"/>
            <w:sz w:val="23"/>
            <w:szCs w:val="23"/>
            <w14:ligatures w14:val="none"/>
          </w:rPr>
          <w:t>又は</w:t>
        </w:r>
        <w:r>
          <w:rPr>
            <w:rFonts w:ascii="Arial" w:eastAsia="ＭＳ Ｐゴシック" w:hAnsi="Arial" w:cs="Arial"/>
            <w:color w:val="1D1C1D"/>
            <w:kern w:val="0"/>
            <w:sz w:val="23"/>
            <w:szCs w:val="23"/>
            <w14:ligatures w14:val="none"/>
          </w:rPr>
          <w:t>催告することなく、投稿データを削除、</w:t>
        </w:r>
      </w:ins>
      <w:ins w:id="93" w:author="legal-m" w:date="2025-11-12T15:44:00Z" w16du:dateUtc="2025-11-12T06:44:00Z">
        <w:r>
          <w:rPr>
            <w:rFonts w:ascii="Arial" w:eastAsia="ＭＳ Ｐゴシック" w:hAnsi="Arial" w:cs="Arial" w:hint="eastAsia"/>
            <w:color w:val="1D1C1D"/>
            <w:kern w:val="0"/>
            <w:sz w:val="23"/>
            <w:szCs w:val="23"/>
            <w14:ligatures w14:val="none"/>
          </w:rPr>
          <w:t>若しくは</w:t>
        </w:r>
      </w:ins>
      <w:ins w:id="94" w:author="legal-m" w:date="2025-11-12T15:43:00Z" w16du:dateUtc="2025-11-12T06:43:00Z">
        <w:r>
          <w:rPr>
            <w:rFonts w:ascii="Arial" w:eastAsia="ＭＳ Ｐゴシック" w:hAnsi="Arial" w:cs="Arial" w:hint="eastAsia"/>
            <w:color w:val="1D1C1D"/>
            <w:kern w:val="0"/>
            <w:sz w:val="23"/>
            <w:szCs w:val="23"/>
            <w14:ligatures w14:val="none"/>
          </w:rPr>
          <w:t>非</w:t>
        </w:r>
        <w:r>
          <w:rPr>
            <w:rFonts w:ascii="Arial" w:eastAsia="ＭＳ Ｐゴシック" w:hAnsi="Arial" w:cs="Arial"/>
            <w:color w:val="1D1C1D"/>
            <w:kern w:val="0"/>
            <w:sz w:val="23"/>
            <w:szCs w:val="23"/>
            <w14:ligatures w14:val="none"/>
          </w:rPr>
          <w:t>表示にし、利用者について本サービスの利用を一時的に停止し、又は利用者としての登録を抹消することができます。</w:t>
        </w:r>
      </w:ins>
    </w:p>
    <w:p w14:paraId="202444D1" w14:textId="77777777" w:rsidR="00E96488" w:rsidRDefault="00E96488" w:rsidP="00E96488">
      <w:pPr>
        <w:widowControl/>
        <w:shd w:val="clear" w:color="auto" w:fill="FFFFFF"/>
        <w:ind w:firstLineChars="50" w:firstLine="115"/>
        <w:rPr>
          <w:ins w:id="95" w:author="legal-m" w:date="2025-11-12T15:44:00Z" w16du:dateUtc="2025-11-12T06:44:00Z"/>
          <w:rFonts w:ascii="Arial" w:eastAsia="ＭＳ Ｐゴシック" w:hAnsi="Arial" w:cs="Arial"/>
          <w:color w:val="1D1C1D"/>
          <w:kern w:val="0"/>
          <w:sz w:val="23"/>
          <w:szCs w:val="23"/>
          <w14:ligatures w14:val="none"/>
        </w:rPr>
      </w:pPr>
      <w:ins w:id="96" w:author="legal-m" w:date="2025-11-12T15:43:00Z" w16du:dateUtc="2025-11-12T06:43:00Z">
        <w:r>
          <w:rPr>
            <w:rFonts w:ascii="Arial" w:eastAsia="ＭＳ Ｐゴシック" w:hAnsi="Arial" w:cs="Arial"/>
            <w:color w:val="1D1C1D"/>
            <w:kern w:val="0"/>
            <w:sz w:val="23"/>
            <w:szCs w:val="23"/>
            <w14:ligatures w14:val="none"/>
          </w:rPr>
          <w:t>(1</w:t>
        </w:r>
      </w:ins>
      <w:ins w:id="97" w:author="legal-m" w:date="2025-11-12T15:44:00Z" w16du:dateUtc="2025-11-12T06:44:00Z">
        <w:r>
          <w:rPr>
            <w:rFonts w:ascii="Arial" w:eastAsia="ＭＳ Ｐゴシック" w:hAnsi="Arial" w:cs="Arial"/>
            <w:color w:val="1D1C1D"/>
            <w:kern w:val="0"/>
            <w:sz w:val="23"/>
            <w:szCs w:val="23"/>
            <w14:ligatures w14:val="none"/>
          </w:rPr>
          <w:t xml:space="preserve">) </w:t>
        </w:r>
      </w:ins>
      <w:ins w:id="98" w:author="legal-m" w:date="2025-11-12T15:43:00Z" w16du:dateUtc="2025-11-12T06:43:00Z">
        <w:r>
          <w:rPr>
            <w:rFonts w:ascii="Arial" w:eastAsia="ＭＳ Ｐゴシック" w:hAnsi="Arial" w:cs="Arial"/>
            <w:color w:val="1D1C1D"/>
            <w:kern w:val="0"/>
            <w:sz w:val="23"/>
            <w:szCs w:val="23"/>
            <w14:ligatures w14:val="none"/>
          </w:rPr>
          <w:t>本契約のいずれかの条項に反した場合</w:t>
        </w:r>
      </w:ins>
    </w:p>
    <w:p w14:paraId="7461E46B" w14:textId="77777777" w:rsidR="00E96488" w:rsidRDefault="00E96488" w:rsidP="00E96488">
      <w:pPr>
        <w:widowControl/>
        <w:shd w:val="clear" w:color="auto" w:fill="FFFFFF"/>
        <w:ind w:firstLineChars="50" w:firstLine="115"/>
        <w:rPr>
          <w:ins w:id="99" w:author="legal-m" w:date="2025-11-12T15:44:00Z" w16du:dateUtc="2025-11-12T06:44:00Z"/>
          <w:rFonts w:ascii="Arial" w:eastAsia="ＭＳ Ｐゴシック" w:hAnsi="Arial" w:cs="Arial"/>
          <w:color w:val="1D1C1D"/>
          <w:kern w:val="0"/>
          <w:sz w:val="23"/>
          <w:szCs w:val="23"/>
          <w14:ligatures w14:val="none"/>
        </w:rPr>
      </w:pPr>
      <w:ins w:id="100" w:author="legal-m" w:date="2025-11-12T15:43:00Z" w16du:dateUtc="2025-11-12T06:43:00Z">
        <w:r>
          <w:rPr>
            <w:rFonts w:ascii="Arial" w:eastAsia="ＭＳ Ｐゴシック" w:hAnsi="Arial" w:cs="Arial"/>
            <w:color w:val="1D1C1D"/>
            <w:kern w:val="0"/>
            <w:sz w:val="23"/>
            <w:szCs w:val="23"/>
            <w14:ligatures w14:val="none"/>
          </w:rPr>
          <w:t>(2</w:t>
        </w:r>
      </w:ins>
      <w:ins w:id="101" w:author="legal-m" w:date="2025-11-12T15:44:00Z" w16du:dateUtc="2025-11-12T06:44:00Z">
        <w:r>
          <w:rPr>
            <w:rFonts w:ascii="Arial" w:eastAsia="ＭＳ Ｐゴシック" w:hAnsi="Arial" w:cs="Arial"/>
            <w:color w:val="1D1C1D"/>
            <w:kern w:val="0"/>
            <w:sz w:val="23"/>
            <w:szCs w:val="23"/>
            <w14:ligatures w14:val="none"/>
          </w:rPr>
          <w:t>)</w:t>
        </w:r>
      </w:ins>
      <w:ins w:id="102" w:author="legal-m" w:date="2025-11-12T15:43:00Z" w16du:dateUtc="2025-11-12T06:43:00Z">
        <w:r>
          <w:rPr>
            <w:rFonts w:ascii="Arial" w:eastAsia="ＭＳ Ｐゴシック" w:hAnsi="Arial" w:cs="Arial"/>
            <w:color w:val="1D1C1D"/>
            <w:kern w:val="0"/>
            <w:sz w:val="23"/>
            <w:szCs w:val="23"/>
            <w14:ligatures w14:val="none"/>
          </w:rPr>
          <w:t>登録事項に</w:t>
        </w:r>
      </w:ins>
      <w:ins w:id="103" w:author="legal-m" w:date="2025-11-12T15:44:00Z" w16du:dateUtc="2025-11-12T06:44:00Z">
        <w:r>
          <w:rPr>
            <w:rFonts w:ascii="Arial" w:eastAsia="ＭＳ Ｐゴシック" w:hAnsi="Arial" w:cs="Arial" w:hint="eastAsia"/>
            <w:color w:val="1D1C1D"/>
            <w:kern w:val="0"/>
            <w:sz w:val="23"/>
            <w:szCs w:val="23"/>
            <w14:ligatures w14:val="none"/>
          </w:rPr>
          <w:t>虚偽</w:t>
        </w:r>
      </w:ins>
      <w:ins w:id="104" w:author="legal-m" w:date="2025-11-12T15:43:00Z" w16du:dateUtc="2025-11-12T06:43:00Z">
        <w:r>
          <w:rPr>
            <w:rFonts w:ascii="Arial" w:eastAsia="ＭＳ Ｐゴシック" w:hAnsi="Arial" w:cs="Arial"/>
            <w:color w:val="1D1C1D"/>
            <w:kern w:val="0"/>
            <w:sz w:val="23"/>
            <w:szCs w:val="23"/>
            <w14:ligatures w14:val="none"/>
          </w:rPr>
          <w:t>の事実があることが判明した場合</w:t>
        </w:r>
      </w:ins>
    </w:p>
    <w:p w14:paraId="18F622F2" w14:textId="77777777" w:rsidR="00DC2BC8" w:rsidRDefault="00E96488" w:rsidP="00E96488">
      <w:pPr>
        <w:widowControl/>
        <w:shd w:val="clear" w:color="auto" w:fill="FFFFFF"/>
        <w:ind w:firstLineChars="50" w:firstLine="115"/>
        <w:rPr>
          <w:ins w:id="105" w:author="legal-m" w:date="2025-11-12T15:45:00Z" w16du:dateUtc="2025-11-12T06:45:00Z"/>
          <w:rFonts w:ascii="Arial" w:eastAsia="ＭＳ Ｐゴシック" w:hAnsi="Arial" w:cs="Arial"/>
          <w:color w:val="1D1C1D"/>
          <w:kern w:val="0"/>
          <w:sz w:val="23"/>
          <w:szCs w:val="23"/>
          <w14:ligatures w14:val="none"/>
        </w:rPr>
      </w:pPr>
      <w:ins w:id="106" w:author="legal-m" w:date="2025-11-12T15:43:00Z" w16du:dateUtc="2025-11-12T06:43:00Z">
        <w:r>
          <w:rPr>
            <w:rFonts w:ascii="Arial" w:eastAsia="ＭＳ Ｐゴシック" w:hAnsi="Arial" w:cs="Arial"/>
            <w:color w:val="1D1C1D"/>
            <w:kern w:val="0"/>
            <w:sz w:val="23"/>
            <w:szCs w:val="23"/>
            <w14:ligatures w14:val="none"/>
          </w:rPr>
          <w:t>(3</w:t>
        </w:r>
      </w:ins>
      <w:ins w:id="107" w:author="legal-m" w:date="2025-11-12T15:44:00Z" w16du:dateUtc="2025-11-12T06:44:00Z">
        <w:r>
          <w:rPr>
            <w:rFonts w:ascii="Arial" w:eastAsia="ＭＳ Ｐゴシック" w:hAnsi="Arial" w:cs="Arial"/>
            <w:color w:val="1D1C1D"/>
            <w:kern w:val="0"/>
            <w:sz w:val="23"/>
            <w:szCs w:val="23"/>
            <w14:ligatures w14:val="none"/>
          </w:rPr>
          <w:t>)</w:t>
        </w:r>
      </w:ins>
      <w:ins w:id="108" w:author="legal-m" w:date="2025-11-12T15:43:00Z" w16du:dateUtc="2025-11-12T06:43:00Z">
        <w:r>
          <w:rPr>
            <w:rFonts w:ascii="Arial" w:eastAsia="ＭＳ Ｐゴシック" w:hAnsi="Arial" w:cs="Arial"/>
            <w:color w:val="1D1C1D"/>
            <w:kern w:val="0"/>
            <w:sz w:val="23"/>
            <w:szCs w:val="23"/>
            <w14:ligatures w14:val="none"/>
          </w:rPr>
          <w:t>支払停止</w:t>
        </w:r>
      </w:ins>
      <w:ins w:id="109" w:author="legal-m" w:date="2025-11-12T15:44:00Z" w16du:dateUtc="2025-11-12T06:44:00Z">
        <w:r>
          <w:rPr>
            <w:rFonts w:ascii="Arial" w:eastAsia="ＭＳ Ｐゴシック" w:hAnsi="Arial" w:cs="Arial" w:hint="eastAsia"/>
            <w:color w:val="1D1C1D"/>
            <w:kern w:val="0"/>
            <w:sz w:val="23"/>
            <w:szCs w:val="23"/>
            <w14:ligatures w14:val="none"/>
          </w:rPr>
          <w:t>若しくは</w:t>
        </w:r>
      </w:ins>
      <w:ins w:id="110" w:author="legal-m" w:date="2025-11-12T15:43:00Z" w16du:dateUtc="2025-11-12T06:43:00Z">
        <w:r>
          <w:rPr>
            <w:rFonts w:ascii="Arial" w:eastAsia="ＭＳ Ｐゴシック" w:hAnsi="Arial" w:cs="Arial"/>
            <w:color w:val="1D1C1D"/>
            <w:kern w:val="0"/>
            <w:sz w:val="23"/>
            <w:szCs w:val="23"/>
            <w14:ligatures w14:val="none"/>
          </w:rPr>
          <w:t>支払不能となり、</w:t>
        </w:r>
      </w:ins>
      <w:ins w:id="111" w:author="legal-m" w:date="2025-11-12T15:44:00Z" w16du:dateUtc="2025-11-12T06:44:00Z">
        <w:r>
          <w:rPr>
            <w:rFonts w:ascii="Arial" w:eastAsia="ＭＳ Ｐゴシック" w:hAnsi="Arial" w:cs="Arial" w:hint="eastAsia"/>
            <w:color w:val="1D1C1D"/>
            <w:kern w:val="0"/>
            <w:sz w:val="23"/>
            <w:szCs w:val="23"/>
            <w14:ligatures w14:val="none"/>
          </w:rPr>
          <w:t>又は</w:t>
        </w:r>
      </w:ins>
      <w:ins w:id="112" w:author="legal-m" w:date="2025-11-12T15:43:00Z" w16du:dateUtc="2025-11-12T06:43:00Z">
        <w:r>
          <w:rPr>
            <w:rFonts w:ascii="Arial" w:eastAsia="ＭＳ Ｐゴシック" w:hAnsi="Arial" w:cs="Arial" w:hint="eastAsia"/>
            <w:color w:val="1D1C1D"/>
            <w:kern w:val="0"/>
            <w:sz w:val="23"/>
            <w:szCs w:val="23"/>
            <w14:ligatures w14:val="none"/>
          </w:rPr>
          <w:t>破</w:t>
        </w:r>
        <w:r>
          <w:rPr>
            <w:rFonts w:ascii="Arial" w:eastAsia="ＭＳ Ｐゴシック" w:hAnsi="Arial" w:cs="Arial"/>
            <w:color w:val="1D1C1D"/>
            <w:kern w:val="0"/>
            <w:sz w:val="23"/>
            <w:szCs w:val="23"/>
            <w14:ligatures w14:val="none"/>
          </w:rPr>
          <w:t>産手続開始、民事再生手続開始、会社</w:t>
        </w:r>
      </w:ins>
      <w:ins w:id="113" w:author="legal-m" w:date="2025-11-12T15:44:00Z" w16du:dateUtc="2025-11-12T06:44:00Z">
        <w:r>
          <w:rPr>
            <w:rFonts w:ascii="Arial" w:eastAsia="ＭＳ Ｐゴシック" w:hAnsi="Arial" w:cs="Arial" w:hint="eastAsia"/>
            <w:color w:val="1D1C1D"/>
            <w:kern w:val="0"/>
            <w:sz w:val="23"/>
            <w:szCs w:val="23"/>
            <w14:ligatures w14:val="none"/>
          </w:rPr>
          <w:t>更生</w:t>
        </w:r>
      </w:ins>
      <w:ins w:id="114" w:author="legal-m" w:date="2025-11-12T15:43:00Z" w16du:dateUtc="2025-11-12T06:43:00Z">
        <w:r>
          <w:rPr>
            <w:rFonts w:ascii="Arial" w:eastAsia="ＭＳ Ｐゴシック" w:hAnsi="Arial" w:cs="Arial"/>
            <w:color w:val="1D1C1D"/>
            <w:kern w:val="0"/>
            <w:sz w:val="23"/>
            <w:szCs w:val="23"/>
            <w14:ligatures w14:val="none"/>
          </w:rPr>
          <w:t>手続開始、特別</w:t>
        </w:r>
      </w:ins>
      <w:ins w:id="115" w:author="legal-m" w:date="2025-11-12T15:44:00Z" w16du:dateUtc="2025-11-12T06:44:00Z">
        <w:r w:rsidR="00DC2BC8">
          <w:rPr>
            <w:rFonts w:ascii="Arial" w:eastAsia="ＭＳ Ｐゴシック" w:hAnsi="Arial" w:cs="Arial" w:hint="eastAsia"/>
            <w:color w:val="1D1C1D"/>
            <w:kern w:val="0"/>
            <w:sz w:val="23"/>
            <w:szCs w:val="23"/>
            <w14:ligatures w14:val="none"/>
          </w:rPr>
          <w:t>清算</w:t>
        </w:r>
      </w:ins>
      <w:ins w:id="116" w:author="legal-m" w:date="2025-11-12T15:43:00Z" w16du:dateUtc="2025-11-12T06:43:00Z">
        <w:r>
          <w:rPr>
            <w:rFonts w:ascii="Arial" w:eastAsia="ＭＳ Ｐゴシック" w:hAnsi="Arial" w:cs="Arial" w:hint="eastAsia"/>
            <w:color w:val="1D1C1D"/>
            <w:kern w:val="0"/>
            <w:sz w:val="23"/>
            <w:szCs w:val="23"/>
            <w14:ligatures w14:val="none"/>
          </w:rPr>
          <w:t>開</w:t>
        </w:r>
        <w:r>
          <w:rPr>
            <w:rFonts w:ascii="Arial" w:eastAsia="ＭＳ Ｐゴシック" w:hAnsi="Arial" w:cs="Arial"/>
            <w:color w:val="1D1C1D"/>
            <w:kern w:val="0"/>
            <w:sz w:val="23"/>
            <w:szCs w:val="23"/>
            <w14:ligatures w14:val="none"/>
          </w:rPr>
          <w:t>始、</w:t>
        </w:r>
      </w:ins>
      <w:ins w:id="117" w:author="legal-m" w:date="2025-11-12T15:45:00Z" w16du:dateUtc="2025-11-12T06:45:00Z">
        <w:r w:rsidR="00DC2BC8">
          <w:rPr>
            <w:rFonts w:ascii="Arial" w:eastAsia="ＭＳ Ｐゴシック" w:hAnsi="Arial" w:cs="Arial" w:hint="eastAsia"/>
            <w:color w:val="1D1C1D"/>
            <w:kern w:val="0"/>
            <w:sz w:val="23"/>
            <w:szCs w:val="23"/>
            <w14:ligatures w14:val="none"/>
          </w:rPr>
          <w:t>若しくはこれら類する</w:t>
        </w:r>
      </w:ins>
      <w:ins w:id="118" w:author="legal-m" w:date="2025-11-12T15:43:00Z" w16du:dateUtc="2025-11-12T06:43:00Z">
        <w:r>
          <w:rPr>
            <w:rFonts w:ascii="Arial" w:eastAsia="ＭＳ Ｐゴシック" w:hAnsi="Arial" w:cs="Arial"/>
            <w:color w:val="1D1C1D"/>
            <w:kern w:val="0"/>
            <w:sz w:val="23"/>
            <w:szCs w:val="23"/>
            <w14:ligatures w14:val="none"/>
          </w:rPr>
          <w:t>手続の開始の申立てがあった場</w:t>
        </w:r>
      </w:ins>
    </w:p>
    <w:p w14:paraId="79F04FFD" w14:textId="77777777" w:rsidR="00DC2BC8" w:rsidRDefault="00E96488" w:rsidP="00E96488">
      <w:pPr>
        <w:widowControl/>
        <w:shd w:val="clear" w:color="auto" w:fill="FFFFFF"/>
        <w:ind w:firstLineChars="50" w:firstLine="115"/>
        <w:rPr>
          <w:ins w:id="119" w:author="legal-m" w:date="2025-11-12T15:45:00Z" w16du:dateUtc="2025-11-12T06:45:00Z"/>
          <w:rFonts w:ascii="Arial" w:eastAsia="ＭＳ Ｐゴシック" w:hAnsi="Arial" w:cs="Arial"/>
          <w:color w:val="1D1C1D"/>
          <w:kern w:val="0"/>
          <w:sz w:val="23"/>
          <w:szCs w:val="23"/>
          <w14:ligatures w14:val="none"/>
        </w:rPr>
      </w:pPr>
      <w:ins w:id="120" w:author="legal-m" w:date="2025-11-12T15:43:00Z" w16du:dateUtc="2025-11-12T06:43:00Z">
        <w:r>
          <w:rPr>
            <w:rFonts w:ascii="Arial" w:eastAsia="ＭＳ Ｐゴシック" w:hAnsi="Arial" w:cs="Arial"/>
            <w:color w:val="1D1C1D"/>
            <w:kern w:val="0"/>
            <w:sz w:val="23"/>
            <w:szCs w:val="23"/>
            <w14:ligatures w14:val="none"/>
          </w:rPr>
          <w:t>(4</w:t>
        </w:r>
      </w:ins>
      <w:ins w:id="121" w:author="legal-m" w:date="2025-11-12T15:45:00Z" w16du:dateUtc="2025-11-12T06:45:00Z">
        <w:r w:rsidR="00DC2BC8">
          <w:rPr>
            <w:rFonts w:ascii="Arial" w:eastAsia="ＭＳ Ｐゴシック" w:hAnsi="Arial" w:cs="Arial"/>
            <w:color w:val="1D1C1D"/>
            <w:kern w:val="0"/>
            <w:sz w:val="23"/>
            <w:szCs w:val="23"/>
            <w14:ligatures w14:val="none"/>
          </w:rPr>
          <w:t>)</w:t>
        </w:r>
      </w:ins>
      <w:ins w:id="122" w:author="legal-m" w:date="2025-11-12T15:43:00Z" w16du:dateUtc="2025-11-12T06:43:00Z">
        <w:r>
          <w:rPr>
            <w:rFonts w:ascii="Arial" w:eastAsia="ＭＳ Ｐゴシック" w:hAnsi="Arial" w:cs="Arial"/>
            <w:color w:val="1D1C1D"/>
            <w:kern w:val="0"/>
            <w:sz w:val="23"/>
            <w:szCs w:val="23"/>
            <w14:ligatures w14:val="none"/>
          </w:rPr>
          <w:t>6</w:t>
        </w:r>
        <w:r>
          <w:rPr>
            <w:rFonts w:ascii="Arial" w:eastAsia="ＭＳ Ｐゴシック" w:hAnsi="Arial" w:cs="Arial"/>
            <w:color w:val="1D1C1D"/>
            <w:kern w:val="0"/>
            <w:sz w:val="23"/>
            <w:szCs w:val="23"/>
            <w14:ligatures w14:val="none"/>
          </w:rPr>
          <w:t>ヶ月以上本サービスの利用がない場合</w:t>
        </w:r>
      </w:ins>
    </w:p>
    <w:p w14:paraId="5D994191" w14:textId="77777777" w:rsidR="00DC2BC8" w:rsidRDefault="00E96488" w:rsidP="00E96488">
      <w:pPr>
        <w:widowControl/>
        <w:shd w:val="clear" w:color="auto" w:fill="FFFFFF"/>
        <w:ind w:firstLineChars="50" w:firstLine="115"/>
        <w:rPr>
          <w:ins w:id="123" w:author="legal-m" w:date="2025-11-12T15:45:00Z" w16du:dateUtc="2025-11-12T06:45:00Z"/>
          <w:rFonts w:ascii="Arial" w:eastAsia="ＭＳ Ｐゴシック" w:hAnsi="Arial" w:cs="Arial"/>
          <w:color w:val="1D1C1D"/>
          <w:kern w:val="0"/>
          <w:sz w:val="23"/>
          <w:szCs w:val="23"/>
          <w14:ligatures w14:val="none"/>
        </w:rPr>
      </w:pPr>
      <w:ins w:id="124" w:author="legal-m" w:date="2025-11-12T15:43:00Z" w16du:dateUtc="2025-11-12T06:43:00Z">
        <w:r>
          <w:rPr>
            <w:rFonts w:ascii="Arial" w:eastAsia="ＭＳ Ｐゴシック" w:hAnsi="Arial" w:cs="Arial"/>
            <w:color w:val="1D1C1D"/>
            <w:kern w:val="0"/>
            <w:sz w:val="23"/>
            <w:szCs w:val="23"/>
            <w14:ligatures w14:val="none"/>
          </w:rPr>
          <w:t>(5</w:t>
        </w:r>
      </w:ins>
      <w:ins w:id="125" w:author="legal-m" w:date="2025-11-12T15:45:00Z" w16du:dateUtc="2025-11-12T06:45:00Z">
        <w:r w:rsidR="00DC2BC8">
          <w:rPr>
            <w:rFonts w:ascii="Arial" w:eastAsia="ＭＳ Ｐゴシック" w:hAnsi="Arial" w:cs="Arial"/>
            <w:color w:val="1D1C1D"/>
            <w:kern w:val="0"/>
            <w:sz w:val="23"/>
            <w:szCs w:val="23"/>
            <w14:ligatures w14:val="none"/>
          </w:rPr>
          <w:t>)</w:t>
        </w:r>
      </w:ins>
      <w:ins w:id="126" w:author="legal-m" w:date="2025-11-12T15:43:00Z" w16du:dateUtc="2025-11-12T06:43:00Z">
        <w:r>
          <w:rPr>
            <w:rFonts w:ascii="Arial" w:eastAsia="ＭＳ Ｐゴシック" w:hAnsi="Arial" w:cs="Arial"/>
            <w:color w:val="1D1C1D"/>
            <w:kern w:val="0"/>
            <w:sz w:val="23"/>
            <w:szCs w:val="23"/>
            <w14:ligatures w14:val="none"/>
          </w:rPr>
          <w:t>当社からの問い合わせその他の回答を求める連絡に対して</w:t>
        </w:r>
        <w:r>
          <w:rPr>
            <w:rFonts w:ascii="Arial" w:eastAsia="ＭＳ Ｐゴシック" w:hAnsi="Arial" w:cs="Arial"/>
            <w:color w:val="1D1C1D"/>
            <w:kern w:val="0"/>
            <w:sz w:val="23"/>
            <w:szCs w:val="23"/>
            <w14:ligatures w14:val="none"/>
          </w:rPr>
          <w:t>14</w:t>
        </w:r>
        <w:r>
          <w:rPr>
            <w:rFonts w:ascii="Arial" w:eastAsia="ＭＳ Ｐゴシック" w:hAnsi="Arial" w:cs="Arial"/>
            <w:color w:val="1D1C1D"/>
            <w:kern w:val="0"/>
            <w:sz w:val="23"/>
            <w:szCs w:val="23"/>
            <w14:ligatures w14:val="none"/>
          </w:rPr>
          <w:t>日間以上応答がない場合</w:t>
        </w:r>
      </w:ins>
    </w:p>
    <w:p w14:paraId="75015731" w14:textId="77777777" w:rsidR="00DC2BC8" w:rsidRDefault="00E96488" w:rsidP="00E96488">
      <w:pPr>
        <w:widowControl/>
        <w:shd w:val="clear" w:color="auto" w:fill="FFFFFF"/>
        <w:ind w:firstLineChars="50" w:firstLine="115"/>
        <w:rPr>
          <w:ins w:id="127" w:author="legal-m" w:date="2025-11-12T15:45:00Z" w16du:dateUtc="2025-11-12T06:45:00Z"/>
          <w:rFonts w:ascii="Arial" w:eastAsia="ＭＳ Ｐゴシック" w:hAnsi="Arial" w:cs="Arial"/>
          <w:color w:val="1D1C1D"/>
          <w:kern w:val="0"/>
          <w:sz w:val="23"/>
          <w:szCs w:val="23"/>
          <w14:ligatures w14:val="none"/>
        </w:rPr>
      </w:pPr>
      <w:ins w:id="128" w:author="legal-m" w:date="2025-11-12T15:43:00Z" w16du:dateUtc="2025-11-12T06:43:00Z">
        <w:r>
          <w:rPr>
            <w:rFonts w:ascii="Arial" w:eastAsia="ＭＳ Ｐゴシック" w:hAnsi="Arial" w:cs="Arial"/>
            <w:color w:val="1D1C1D"/>
            <w:kern w:val="0"/>
            <w:sz w:val="23"/>
            <w:szCs w:val="23"/>
            <w14:ligatures w14:val="none"/>
          </w:rPr>
          <w:t>(6</w:t>
        </w:r>
      </w:ins>
      <w:ins w:id="129" w:author="legal-m" w:date="2025-11-12T15:45:00Z" w16du:dateUtc="2025-11-12T06:45:00Z">
        <w:r w:rsidR="00DC2BC8">
          <w:rPr>
            <w:rFonts w:ascii="Arial" w:eastAsia="ＭＳ Ｐゴシック" w:hAnsi="Arial" w:cs="Arial"/>
            <w:color w:val="1D1C1D"/>
            <w:kern w:val="0"/>
            <w:sz w:val="23"/>
            <w:szCs w:val="23"/>
            <w14:ligatures w14:val="none"/>
          </w:rPr>
          <w:t>)</w:t>
        </w:r>
      </w:ins>
      <w:ins w:id="130" w:author="legal-m" w:date="2025-11-12T15:43:00Z" w16du:dateUtc="2025-11-12T06:43:00Z">
        <w:r>
          <w:rPr>
            <w:rFonts w:ascii="Arial" w:eastAsia="ＭＳ Ｐゴシック" w:hAnsi="Arial" w:cs="Arial"/>
            <w:color w:val="1D1C1D"/>
            <w:kern w:val="0"/>
            <w:sz w:val="23"/>
            <w:szCs w:val="23"/>
            <w14:ligatures w14:val="none"/>
          </w:rPr>
          <w:t>第</w:t>
        </w:r>
        <w:r>
          <w:rPr>
            <w:rFonts w:ascii="Arial" w:eastAsia="ＭＳ Ｐゴシック" w:hAnsi="Arial" w:cs="Arial"/>
            <w:color w:val="1D1C1D"/>
            <w:kern w:val="0"/>
            <w:sz w:val="23"/>
            <w:szCs w:val="23"/>
            <w14:ligatures w14:val="none"/>
          </w:rPr>
          <w:t>5</w:t>
        </w:r>
        <w:r>
          <w:rPr>
            <w:rFonts w:ascii="Arial" w:eastAsia="ＭＳ Ｐゴシック" w:hAnsi="Arial" w:cs="Arial"/>
            <w:color w:val="1D1C1D"/>
            <w:kern w:val="0"/>
            <w:sz w:val="23"/>
            <w:szCs w:val="23"/>
            <w14:ligatures w14:val="none"/>
          </w:rPr>
          <w:t>条</w:t>
        </w:r>
        <w:r>
          <w:rPr>
            <w:rFonts w:ascii="Arial" w:eastAsia="ＭＳ Ｐゴシック" w:hAnsi="Arial" w:cs="Arial"/>
            <w:color w:val="1D1C1D"/>
            <w:kern w:val="0"/>
            <w:sz w:val="23"/>
            <w:szCs w:val="23"/>
            <w14:ligatures w14:val="none"/>
          </w:rPr>
          <w:t>2</w:t>
        </w:r>
        <w:r>
          <w:rPr>
            <w:rFonts w:ascii="Arial" w:eastAsia="ＭＳ Ｐゴシック" w:hAnsi="Arial" w:cs="Arial"/>
            <w:color w:val="1D1C1D"/>
            <w:kern w:val="0"/>
            <w:sz w:val="23"/>
            <w:szCs w:val="23"/>
            <w14:ligatures w14:val="none"/>
          </w:rPr>
          <w:t>項各号に該当する場合</w:t>
        </w:r>
      </w:ins>
    </w:p>
    <w:p w14:paraId="33FA8A87" w14:textId="2F6CA643" w:rsidR="00E96488" w:rsidRDefault="00E96488" w:rsidP="00893524">
      <w:pPr>
        <w:widowControl/>
        <w:shd w:val="clear" w:color="auto" w:fill="FFFFFF"/>
        <w:ind w:firstLineChars="50" w:firstLine="115"/>
        <w:rPr>
          <w:ins w:id="131" w:author="legal-m" w:date="2025-11-12T15:43:00Z" w16du:dateUtc="2025-11-12T06:43:00Z"/>
          <w:rFonts w:ascii="Arial" w:eastAsia="ＭＳ Ｐゴシック" w:hAnsi="Arial" w:cs="Arial"/>
          <w:color w:val="1D1C1D"/>
          <w:kern w:val="0"/>
          <w:sz w:val="23"/>
          <w:szCs w:val="23"/>
          <w14:ligatures w14:val="none"/>
        </w:rPr>
      </w:pPr>
      <w:ins w:id="132" w:author="legal-m" w:date="2025-11-12T15:43:00Z" w16du:dateUtc="2025-11-12T06:43:00Z">
        <w:r>
          <w:rPr>
            <w:rFonts w:ascii="Arial" w:eastAsia="ＭＳ Ｐゴシック" w:hAnsi="Arial" w:cs="Arial"/>
            <w:color w:val="1D1C1D"/>
            <w:kern w:val="0"/>
            <w:sz w:val="23"/>
            <w:szCs w:val="23"/>
            <w14:ligatures w14:val="none"/>
          </w:rPr>
          <w:t>(7</w:t>
        </w:r>
      </w:ins>
      <w:ins w:id="133" w:author="legal-m" w:date="2025-11-12T15:45:00Z" w16du:dateUtc="2025-11-12T06:45:00Z">
        <w:r w:rsidR="00DC2BC8">
          <w:rPr>
            <w:rFonts w:ascii="Arial" w:eastAsia="ＭＳ Ｐゴシック" w:hAnsi="Arial" w:cs="Arial"/>
            <w:color w:val="1D1C1D"/>
            <w:kern w:val="0"/>
            <w:sz w:val="23"/>
            <w:szCs w:val="23"/>
            <w14:ligatures w14:val="none"/>
          </w:rPr>
          <w:t>)</w:t>
        </w:r>
      </w:ins>
      <w:ins w:id="134" w:author="legal-m" w:date="2025-11-12T15:43:00Z" w16du:dateUtc="2025-11-12T06:43:00Z">
        <w:r>
          <w:rPr>
            <w:rFonts w:ascii="Arial" w:eastAsia="ＭＳ Ｐゴシック" w:hAnsi="Arial" w:cs="Arial"/>
            <w:color w:val="1D1C1D"/>
            <w:kern w:val="0"/>
            <w:sz w:val="23"/>
            <w:szCs w:val="23"/>
            <w14:ligatures w14:val="none"/>
          </w:rPr>
          <w:t>その他、当社が本サービスの利用または利用者としての登録の継続を適当でないと合理的に判断した場合</w:t>
        </w:r>
      </w:ins>
    </w:p>
    <w:p w14:paraId="2DA11A30" w14:textId="65CBAC60" w:rsidR="00E96488" w:rsidRDefault="00DF1636" w:rsidP="001F713D">
      <w:pPr>
        <w:widowControl/>
        <w:shd w:val="clear" w:color="auto" w:fill="FFFFFF"/>
        <w:rPr>
          <w:ins w:id="135" w:author="legal-m" w:date="2025-11-12T14:59:00Z" w16du:dateUtc="2025-11-12T05:59:00Z"/>
          <w:rFonts w:ascii="Arial" w:eastAsia="ＭＳ Ｐゴシック" w:hAnsi="Arial" w:cs="Arial" w:hint="eastAsia"/>
          <w:color w:val="1D1C1D"/>
          <w:kern w:val="0"/>
          <w:sz w:val="23"/>
          <w:szCs w:val="23"/>
          <w14:ligatures w14:val="none"/>
        </w:rPr>
      </w:pPr>
      <w:ins w:id="136" w:author="legal-m" w:date="2025-11-12T15:45:00Z" w16du:dateUtc="2025-11-12T06:45:00Z">
        <w:r>
          <w:rPr>
            <w:rFonts w:ascii="Arial" w:eastAsia="ＭＳ Ｐゴシック" w:hAnsi="Arial" w:cs="Arial"/>
            <w:color w:val="1D1C1D"/>
            <w:kern w:val="0"/>
            <w:sz w:val="23"/>
            <w:szCs w:val="23"/>
            <w14:ligatures w14:val="none"/>
          </w:rPr>
          <w:t xml:space="preserve">2. </w:t>
        </w:r>
      </w:ins>
      <w:ins w:id="137" w:author="legal-m" w:date="2025-11-12T15:43:00Z" w16du:dateUtc="2025-11-12T06:43:00Z">
        <w:r w:rsidR="00E96488">
          <w:rPr>
            <w:rFonts w:ascii="Arial" w:eastAsia="ＭＳ Ｐゴシック" w:hAnsi="Arial" w:cs="Arial"/>
            <w:color w:val="1D1C1D"/>
            <w:kern w:val="0"/>
            <w:sz w:val="23"/>
            <w:szCs w:val="23"/>
            <w14:ligatures w14:val="none"/>
          </w:rPr>
          <w:t>前項各号のいずれかの事由に</w:t>
        </w:r>
      </w:ins>
      <w:ins w:id="138" w:author="legal-m" w:date="2025-11-12T15:45:00Z" w16du:dateUtc="2025-11-12T06:45:00Z">
        <w:r>
          <w:rPr>
            <w:rFonts w:ascii="Arial" w:eastAsia="ＭＳ Ｐゴシック" w:hAnsi="Arial" w:cs="Arial" w:hint="eastAsia"/>
            <w:color w:val="1D1C1D"/>
            <w:kern w:val="0"/>
            <w:sz w:val="23"/>
            <w:szCs w:val="23"/>
            <w14:ligatures w14:val="none"/>
          </w:rPr>
          <w:t>該当</w:t>
        </w:r>
      </w:ins>
      <w:ins w:id="139" w:author="legal-m" w:date="2025-11-12T15:43:00Z" w16du:dateUtc="2025-11-12T06:43:00Z">
        <w:r w:rsidR="00E96488">
          <w:rPr>
            <w:rFonts w:ascii="Arial" w:eastAsia="ＭＳ Ｐゴシック" w:hAnsi="Arial" w:cs="Arial"/>
            <w:color w:val="1D1C1D"/>
            <w:kern w:val="0"/>
            <w:sz w:val="23"/>
            <w:szCs w:val="23"/>
            <w14:ligatures w14:val="none"/>
          </w:rPr>
          <w:t>した場合、利用者は、当社に対して負っている債務の</w:t>
        </w:r>
      </w:ins>
      <w:ins w:id="140" w:author="legal-m" w:date="2025-11-12T15:46:00Z" w16du:dateUtc="2025-11-12T06:46:00Z">
        <w:r>
          <w:rPr>
            <w:rFonts w:ascii="Arial" w:eastAsia="ＭＳ Ｐゴシック" w:hAnsi="Arial" w:cs="Arial" w:hint="eastAsia"/>
            <w:color w:val="1D1C1D"/>
            <w:kern w:val="0"/>
            <w:sz w:val="23"/>
            <w:szCs w:val="23"/>
            <w14:ligatures w14:val="none"/>
          </w:rPr>
          <w:t>一切</w:t>
        </w:r>
      </w:ins>
      <w:ins w:id="141" w:author="legal-m" w:date="2025-11-12T15:43:00Z" w16du:dateUtc="2025-11-12T06:43:00Z">
        <w:r w:rsidR="00E96488">
          <w:rPr>
            <w:rFonts w:ascii="Arial" w:eastAsia="ＭＳ Ｐゴシック" w:hAnsi="Arial" w:cs="Arial"/>
            <w:color w:val="1D1C1D"/>
            <w:kern w:val="0"/>
            <w:sz w:val="23"/>
            <w:szCs w:val="23"/>
            <w14:ligatures w14:val="none"/>
          </w:rPr>
          <w:t>について、当然に期限の利益を失い、</w:t>
        </w:r>
      </w:ins>
      <w:ins w:id="142" w:author="legal-m" w:date="2025-11-12T15:46:00Z" w16du:dateUtc="2025-11-12T06:46:00Z">
        <w:r>
          <w:rPr>
            <w:rFonts w:ascii="Arial" w:eastAsia="ＭＳ Ｐゴシック" w:hAnsi="Arial" w:cs="Arial" w:hint="eastAsia"/>
            <w:color w:val="1D1C1D"/>
            <w:kern w:val="0"/>
            <w:sz w:val="23"/>
            <w:szCs w:val="23"/>
            <w14:ligatures w14:val="none"/>
          </w:rPr>
          <w:t>直ちに</w:t>
        </w:r>
      </w:ins>
      <w:ins w:id="143" w:author="legal-m" w:date="2025-11-12T15:43:00Z" w16du:dateUtc="2025-11-12T06:43:00Z">
        <w:r w:rsidR="00E96488">
          <w:rPr>
            <w:rFonts w:ascii="Arial" w:eastAsia="ＭＳ Ｐゴシック" w:hAnsi="Arial" w:cs="Arial"/>
            <w:color w:val="1D1C1D"/>
            <w:kern w:val="0"/>
            <w:sz w:val="23"/>
            <w:szCs w:val="23"/>
            <w14:ligatures w14:val="none"/>
          </w:rPr>
          <w:t>当社に対して</w:t>
        </w:r>
      </w:ins>
      <w:ins w:id="144" w:author="legal-m" w:date="2025-11-12T15:46:00Z" w16du:dateUtc="2025-11-12T06:46:00Z">
        <w:r>
          <w:rPr>
            <w:rFonts w:ascii="Arial" w:eastAsia="ＭＳ Ｐゴシック" w:hAnsi="Arial" w:cs="Arial" w:hint="eastAsia"/>
            <w:color w:val="1D1C1D"/>
            <w:kern w:val="0"/>
            <w:sz w:val="23"/>
            <w:szCs w:val="23"/>
            <w14:ligatures w14:val="none"/>
          </w:rPr>
          <w:t>全て</w:t>
        </w:r>
      </w:ins>
      <w:ins w:id="145" w:author="legal-m" w:date="2025-11-12T15:43:00Z" w16du:dateUtc="2025-11-12T06:43:00Z">
        <w:r w:rsidR="00E96488">
          <w:rPr>
            <w:rFonts w:ascii="Arial" w:eastAsia="ＭＳ Ｐゴシック" w:hAnsi="Arial" w:cs="Arial"/>
            <w:color w:val="1D1C1D"/>
            <w:kern w:val="0"/>
            <w:sz w:val="23"/>
            <w:szCs w:val="23"/>
            <w14:ligatures w14:val="none"/>
          </w:rPr>
          <w:t>の債務の支払を行わなければなりません。</w:t>
        </w:r>
      </w:ins>
    </w:p>
    <w:p w14:paraId="4AAC14CE" w14:textId="18765F4F" w:rsidR="00E525FA" w:rsidRDefault="00E525FA" w:rsidP="00BE6FE8">
      <w:pPr>
        <w:widowControl/>
        <w:shd w:val="clear" w:color="auto" w:fill="FFFFFF"/>
        <w:rPr>
          <w:ins w:id="146" w:author="legal-m" w:date="2025-11-12T14:27:00Z" w16du:dateUtc="2025-11-12T05:27:00Z"/>
          <w:rFonts w:ascii="Arial" w:eastAsia="ＭＳ Ｐゴシック" w:hAnsi="Arial" w:cs="Arial"/>
          <w:color w:val="1D1C1D"/>
          <w:kern w:val="0"/>
          <w:sz w:val="23"/>
          <w:szCs w:val="23"/>
          <w14:ligatures w14:val="none"/>
        </w:rPr>
      </w:pPr>
    </w:p>
    <w:p w14:paraId="24DF9FBE" w14:textId="045060D9" w:rsidR="00E525FA" w:rsidRPr="001F713D" w:rsidRDefault="00E525FA" w:rsidP="00BE6FE8">
      <w:pPr>
        <w:widowControl/>
        <w:shd w:val="clear" w:color="auto" w:fill="FFFFFF"/>
        <w:rPr>
          <w:ins w:id="147" w:author="legal-m" w:date="2025-11-12T14:27:00Z" w16du:dateUtc="2025-11-12T05:27:00Z"/>
          <w:rFonts w:ascii="Arial" w:eastAsia="ＭＳ Ｐゴシック" w:hAnsi="Arial" w:cs="Arial"/>
          <w:color w:val="1D1C1D"/>
          <w:kern w:val="0"/>
          <w:sz w:val="23"/>
          <w:szCs w:val="23"/>
          <w14:ligatures w14:val="none"/>
        </w:rPr>
      </w:pPr>
      <w:ins w:id="148" w:author="legal-m" w:date="2025-11-12T14:27:00Z" w16du:dateUtc="2025-11-12T05:27:00Z">
        <w:r w:rsidRPr="001F713D">
          <w:rPr>
            <w:rFonts w:ascii="Arial" w:eastAsia="ＭＳ Ｐゴシック" w:hAnsi="Arial" w:cs="Arial" w:hint="eastAsia"/>
            <w:color w:val="1D1C1D"/>
            <w:kern w:val="0"/>
            <w:sz w:val="23"/>
            <w:szCs w:val="23"/>
            <w14:ligatures w14:val="none"/>
          </w:rPr>
          <w:t>第</w:t>
        </w:r>
      </w:ins>
      <w:ins w:id="149" w:author="legal-m" w:date="2025-11-12T15:41:00Z" w16du:dateUtc="2025-11-12T06:41:00Z">
        <w:r w:rsidR="00E96488">
          <w:rPr>
            <w:rFonts w:ascii="Arial" w:eastAsia="ＭＳ Ｐゴシック" w:hAnsi="Arial" w:cs="Arial"/>
            <w:color w:val="1D1C1D"/>
            <w:kern w:val="0"/>
            <w:sz w:val="23"/>
            <w:szCs w:val="23"/>
            <w14:ligatures w14:val="none"/>
          </w:rPr>
          <w:t>1</w:t>
        </w:r>
      </w:ins>
      <w:ins w:id="150" w:author="legal-m" w:date="2025-11-12T15:46:00Z" w16du:dateUtc="2025-11-12T06:46:00Z">
        <w:r w:rsidR="00DF1636">
          <w:rPr>
            <w:rFonts w:ascii="Arial" w:eastAsia="ＭＳ Ｐゴシック" w:hAnsi="Arial" w:cs="Arial"/>
            <w:color w:val="1D1C1D"/>
            <w:kern w:val="0"/>
            <w:sz w:val="23"/>
            <w:szCs w:val="23"/>
            <w14:ligatures w14:val="none"/>
          </w:rPr>
          <w:t>1</w:t>
        </w:r>
      </w:ins>
      <w:ins w:id="151" w:author="legal-m" w:date="2025-11-12T14:27:00Z" w16du:dateUtc="2025-11-12T05:27:00Z">
        <w:r w:rsidRPr="001F713D">
          <w:rPr>
            <w:rFonts w:ascii="Arial" w:eastAsia="ＭＳ Ｐゴシック" w:hAnsi="Arial" w:cs="Arial" w:hint="eastAsia"/>
            <w:color w:val="1D1C1D"/>
            <w:kern w:val="0"/>
            <w:sz w:val="23"/>
            <w:szCs w:val="23"/>
            <w14:ligatures w14:val="none"/>
          </w:rPr>
          <w:t>条</w:t>
        </w:r>
        <w:r w:rsidRPr="001F713D">
          <w:rPr>
            <w:rFonts w:ascii="Arial" w:eastAsia="ＭＳ Ｐゴシック" w:hAnsi="Arial" w:cs="Arial"/>
            <w:color w:val="1D1C1D"/>
            <w:kern w:val="0"/>
            <w:sz w:val="23"/>
            <w:szCs w:val="23"/>
            <w14:ligatures w14:val="none"/>
          </w:rPr>
          <w:t>（解除）</w:t>
        </w:r>
      </w:ins>
    </w:p>
    <w:p w14:paraId="177B9405" w14:textId="77777777" w:rsidR="00E525FA" w:rsidRPr="001F713D" w:rsidRDefault="00E525FA" w:rsidP="00BE6FE8">
      <w:pPr>
        <w:widowControl/>
        <w:shd w:val="clear" w:color="auto" w:fill="FFFFFF"/>
        <w:rPr>
          <w:ins w:id="152" w:author="legal-m" w:date="2025-11-12T14:27:00Z" w16du:dateUtc="2025-11-12T05:27:00Z"/>
          <w:rFonts w:ascii="Arial" w:eastAsia="ＭＳ Ｐゴシック" w:hAnsi="Arial" w:cs="Arial"/>
          <w:color w:val="1D1C1D"/>
          <w:kern w:val="0"/>
          <w:sz w:val="23"/>
          <w:szCs w:val="23"/>
          <w14:ligatures w14:val="none"/>
        </w:rPr>
      </w:pPr>
      <w:ins w:id="153" w:author="legal-m" w:date="2025-11-12T14:27:00Z" w16du:dateUtc="2025-11-12T05:27:00Z">
        <w:r w:rsidRPr="001F713D">
          <w:rPr>
            <w:rFonts w:ascii="Arial" w:eastAsia="ＭＳ Ｐゴシック" w:hAnsi="Arial" w:cs="Arial"/>
            <w:color w:val="1D1C1D"/>
            <w:kern w:val="0"/>
            <w:sz w:val="23"/>
            <w:szCs w:val="23"/>
            <w14:ligatures w14:val="none"/>
          </w:rPr>
          <w:lastRenderedPageBreak/>
          <w:t xml:space="preserve">1. </w:t>
        </w:r>
        <w:r w:rsidRPr="001F713D">
          <w:rPr>
            <w:rFonts w:ascii="Arial" w:eastAsia="ＭＳ Ｐゴシック" w:hAnsi="Arial" w:cs="Arial"/>
            <w:color w:val="1D1C1D"/>
            <w:kern w:val="0"/>
            <w:sz w:val="23"/>
            <w:szCs w:val="23"/>
            <w14:ligatures w14:val="none"/>
          </w:rPr>
          <w:t>当社は、利用者が以下の各号のいずれかに該当した場合、何らの通知等を要することなく、本契約を解除することができます。</w:t>
        </w:r>
      </w:ins>
    </w:p>
    <w:p w14:paraId="34966AFD" w14:textId="77777777" w:rsidR="00E525FA" w:rsidRPr="001F713D" w:rsidRDefault="00E525FA" w:rsidP="00BE6FE8">
      <w:pPr>
        <w:widowControl/>
        <w:shd w:val="clear" w:color="auto" w:fill="FFFFFF"/>
        <w:rPr>
          <w:ins w:id="154" w:author="legal-m" w:date="2025-11-12T14:27:00Z" w16du:dateUtc="2025-11-12T05:27:00Z"/>
          <w:rFonts w:ascii="Arial" w:eastAsia="ＭＳ Ｐゴシック" w:hAnsi="Arial" w:cs="Arial"/>
          <w:color w:val="1D1C1D"/>
          <w:kern w:val="0"/>
          <w:sz w:val="23"/>
          <w:szCs w:val="23"/>
          <w14:ligatures w14:val="none"/>
        </w:rPr>
      </w:pPr>
      <w:ins w:id="155" w:author="legal-m" w:date="2025-11-12T14:27:00Z" w16du:dateUtc="2025-11-12T05:27:00Z">
        <w:r w:rsidRPr="001F713D">
          <w:rPr>
            <w:rFonts w:ascii="Arial" w:eastAsia="ＭＳ Ｐゴシック" w:hAnsi="Arial" w:cs="Arial"/>
            <w:color w:val="1D1C1D"/>
            <w:kern w:val="0"/>
            <w:sz w:val="23"/>
            <w:szCs w:val="23"/>
            <w14:ligatures w14:val="none"/>
          </w:rPr>
          <w:t xml:space="preserve"> </w:t>
        </w:r>
        <w:r w:rsidRPr="001F713D">
          <w:rPr>
            <w:rFonts w:ascii="Arial" w:eastAsia="ＭＳ Ｐゴシック" w:hAnsi="Arial" w:cs="Arial" w:hint="eastAsia"/>
            <w:color w:val="1D1C1D"/>
            <w:kern w:val="0"/>
            <w:sz w:val="23"/>
            <w:szCs w:val="23"/>
            <w14:ligatures w14:val="none"/>
          </w:rPr>
          <w:t>⑴</w:t>
        </w:r>
        <w:r w:rsidRPr="001F713D">
          <w:rPr>
            <w:rFonts w:ascii="Arial" w:eastAsia="ＭＳ Ｐゴシック" w:hAnsi="Arial" w:cs="Arial"/>
            <w:color w:val="1D1C1D"/>
            <w:kern w:val="0"/>
            <w:sz w:val="23"/>
            <w:szCs w:val="23"/>
            <w14:ligatures w14:val="none"/>
          </w:rPr>
          <w:t>本規約に違反したとき。</w:t>
        </w:r>
      </w:ins>
    </w:p>
    <w:p w14:paraId="3CE45108" w14:textId="77777777" w:rsidR="00E525FA" w:rsidRPr="001F713D" w:rsidRDefault="00E525FA" w:rsidP="00BE6FE8">
      <w:pPr>
        <w:widowControl/>
        <w:shd w:val="clear" w:color="auto" w:fill="FFFFFF"/>
        <w:rPr>
          <w:ins w:id="156" w:author="legal-m" w:date="2025-11-12T14:28:00Z" w16du:dateUtc="2025-11-12T05:28:00Z"/>
          <w:rFonts w:ascii="Arial" w:eastAsia="ＭＳ Ｐゴシック" w:hAnsi="Arial" w:cs="Arial"/>
          <w:color w:val="1D1C1D"/>
          <w:kern w:val="0"/>
          <w:sz w:val="23"/>
          <w:szCs w:val="23"/>
          <w14:ligatures w14:val="none"/>
        </w:rPr>
      </w:pPr>
      <w:ins w:id="157" w:author="legal-m" w:date="2025-11-12T14:27:00Z" w16du:dateUtc="2025-11-12T05:27:00Z">
        <w:r w:rsidRPr="001F713D">
          <w:rPr>
            <w:rFonts w:ascii="Arial" w:eastAsia="ＭＳ Ｐゴシック" w:hAnsi="Arial" w:cs="Arial"/>
            <w:color w:val="1D1C1D"/>
            <w:kern w:val="0"/>
            <w:sz w:val="23"/>
            <w:szCs w:val="23"/>
            <w14:ligatures w14:val="none"/>
          </w:rPr>
          <w:t xml:space="preserve"> </w:t>
        </w:r>
        <w:r w:rsidRPr="001F713D">
          <w:rPr>
            <w:rFonts w:ascii="Arial" w:eastAsia="ＭＳ Ｐゴシック" w:hAnsi="Arial" w:cs="Arial" w:hint="eastAsia"/>
            <w:color w:val="1D1C1D"/>
            <w:kern w:val="0"/>
            <w:sz w:val="23"/>
            <w:szCs w:val="23"/>
            <w14:ligatures w14:val="none"/>
          </w:rPr>
          <w:t>⑵</w:t>
        </w:r>
        <w:r w:rsidRPr="001F713D">
          <w:rPr>
            <w:rFonts w:ascii="Arial" w:eastAsia="ＭＳ Ｐゴシック" w:hAnsi="Arial" w:cs="Arial"/>
            <w:color w:val="1D1C1D"/>
            <w:kern w:val="0"/>
            <w:sz w:val="23"/>
            <w:szCs w:val="23"/>
            <w14:ligatures w14:val="none"/>
          </w:rPr>
          <w:t>監督官庁により事業停止処分、又は事業免許若しくは事業登録の取消処分を受けたとき。</w:t>
        </w:r>
      </w:ins>
    </w:p>
    <w:p w14:paraId="1AC97FAC" w14:textId="77777777" w:rsidR="00E525FA" w:rsidRPr="001F713D" w:rsidRDefault="00E525FA" w:rsidP="00BE6FE8">
      <w:pPr>
        <w:widowControl/>
        <w:shd w:val="clear" w:color="auto" w:fill="FFFFFF"/>
        <w:rPr>
          <w:ins w:id="158" w:author="legal-m" w:date="2025-11-12T14:28:00Z" w16du:dateUtc="2025-11-12T05:28:00Z"/>
          <w:rFonts w:ascii="Arial" w:eastAsia="ＭＳ Ｐゴシック" w:hAnsi="Arial" w:cs="Arial"/>
          <w:color w:val="1D1C1D"/>
          <w:kern w:val="0"/>
          <w:sz w:val="23"/>
          <w:szCs w:val="23"/>
          <w14:ligatures w14:val="none"/>
        </w:rPr>
      </w:pPr>
      <w:ins w:id="159" w:author="legal-m" w:date="2025-11-12T14:27:00Z" w16du:dateUtc="2025-11-12T05:27:00Z">
        <w:r w:rsidRPr="001F713D">
          <w:rPr>
            <w:rFonts w:ascii="Arial" w:eastAsia="ＭＳ Ｐゴシック" w:hAnsi="Arial" w:cs="Arial"/>
            <w:color w:val="1D1C1D"/>
            <w:kern w:val="0"/>
            <w:sz w:val="23"/>
            <w:szCs w:val="23"/>
            <w14:ligatures w14:val="none"/>
          </w:rPr>
          <w:t xml:space="preserve"> </w:t>
        </w:r>
        <w:r w:rsidRPr="001F713D">
          <w:rPr>
            <w:rFonts w:ascii="Arial" w:eastAsia="ＭＳ Ｐゴシック" w:hAnsi="Arial" w:cs="Arial" w:hint="eastAsia"/>
            <w:color w:val="1D1C1D"/>
            <w:kern w:val="0"/>
            <w:sz w:val="23"/>
            <w:szCs w:val="23"/>
            <w14:ligatures w14:val="none"/>
          </w:rPr>
          <w:t>⑶</w:t>
        </w:r>
        <w:r w:rsidRPr="001F713D">
          <w:rPr>
            <w:rFonts w:ascii="Arial" w:eastAsia="ＭＳ Ｐゴシック" w:hAnsi="Arial" w:cs="Arial"/>
            <w:color w:val="1D1C1D"/>
            <w:kern w:val="0"/>
            <w:sz w:val="23"/>
            <w:szCs w:val="23"/>
            <w14:ligatures w14:val="none"/>
          </w:rPr>
          <w:t>手形又は小切手が</w:t>
        </w:r>
        <w:proofErr w:type="gramStart"/>
        <w:r w:rsidRPr="001F713D">
          <w:rPr>
            <w:rFonts w:ascii="Arial" w:eastAsia="ＭＳ Ｐゴシック" w:hAnsi="Arial" w:cs="Arial"/>
            <w:color w:val="1D1C1D"/>
            <w:kern w:val="0"/>
            <w:sz w:val="23"/>
            <w:szCs w:val="23"/>
            <w14:ligatures w14:val="none"/>
          </w:rPr>
          <w:t>不渡</w:t>
        </w:r>
        <w:proofErr w:type="gramEnd"/>
        <w:r w:rsidRPr="001F713D">
          <w:rPr>
            <w:rFonts w:ascii="Arial" w:eastAsia="ＭＳ Ｐゴシック" w:hAnsi="Arial" w:cs="Arial"/>
            <w:color w:val="1D1C1D"/>
            <w:kern w:val="0"/>
            <w:sz w:val="23"/>
            <w:szCs w:val="23"/>
            <w14:ligatures w14:val="none"/>
          </w:rPr>
          <w:t>となったとき、その他支払停止又は支払不能状態に至ったとき。</w:t>
        </w:r>
      </w:ins>
    </w:p>
    <w:p w14:paraId="372AF211" w14:textId="116996C3" w:rsidR="00E525FA" w:rsidRPr="001F713D" w:rsidRDefault="00E525FA" w:rsidP="00BE6FE8">
      <w:pPr>
        <w:widowControl/>
        <w:shd w:val="clear" w:color="auto" w:fill="FFFFFF"/>
        <w:rPr>
          <w:ins w:id="160" w:author="legal-m" w:date="2025-11-12T14:28:00Z" w16du:dateUtc="2025-11-12T05:28:00Z"/>
          <w:rFonts w:ascii="Arial" w:eastAsia="ＭＳ Ｐゴシック" w:hAnsi="Arial" w:cs="Arial"/>
          <w:color w:val="1D1C1D"/>
          <w:kern w:val="0"/>
          <w:sz w:val="23"/>
          <w:szCs w:val="23"/>
          <w14:ligatures w14:val="none"/>
        </w:rPr>
      </w:pPr>
      <w:ins w:id="161" w:author="legal-m" w:date="2025-11-12T14:27:00Z" w16du:dateUtc="2025-11-12T05:27:00Z">
        <w:r w:rsidRPr="001F713D">
          <w:rPr>
            <w:rFonts w:ascii="Arial" w:eastAsia="ＭＳ Ｐゴシック" w:hAnsi="Arial" w:cs="Arial"/>
            <w:color w:val="1D1C1D"/>
            <w:kern w:val="0"/>
            <w:sz w:val="23"/>
            <w:szCs w:val="23"/>
            <w14:ligatures w14:val="none"/>
          </w:rPr>
          <w:t xml:space="preserve"> </w:t>
        </w:r>
        <w:r w:rsidRPr="001F713D">
          <w:rPr>
            <w:rFonts w:ascii="Arial" w:eastAsia="ＭＳ Ｐゴシック" w:hAnsi="Arial" w:cs="Arial" w:hint="eastAsia"/>
            <w:color w:val="1D1C1D"/>
            <w:kern w:val="0"/>
            <w:sz w:val="23"/>
            <w:szCs w:val="23"/>
            <w14:ligatures w14:val="none"/>
          </w:rPr>
          <w:t>⑷</w:t>
        </w:r>
        <w:r w:rsidRPr="001F713D">
          <w:rPr>
            <w:rFonts w:ascii="Arial" w:eastAsia="ＭＳ Ｐゴシック" w:hAnsi="Arial" w:cs="Arial"/>
            <w:color w:val="1D1C1D"/>
            <w:kern w:val="0"/>
            <w:sz w:val="23"/>
            <w:szCs w:val="23"/>
            <w14:ligatures w14:val="none"/>
          </w:rPr>
          <w:t>破産手続、特別清算手続、会社更生手続、民事再生手続、その他法的倒産手続（本契約締結後に制定されたものを含む。）開始の申立てがあったとき、若しくは私的整理が開始されたとき、又はそれらのおそれがあるとき。</w:t>
        </w:r>
      </w:ins>
    </w:p>
    <w:p w14:paraId="2BB990AD" w14:textId="77777777" w:rsidR="00E525FA" w:rsidRPr="001F713D" w:rsidRDefault="00E525FA" w:rsidP="00BE6FE8">
      <w:pPr>
        <w:widowControl/>
        <w:shd w:val="clear" w:color="auto" w:fill="FFFFFF"/>
        <w:rPr>
          <w:ins w:id="162" w:author="legal-m" w:date="2025-11-12T14:28:00Z" w16du:dateUtc="2025-11-12T05:28:00Z"/>
          <w:rFonts w:ascii="Arial" w:eastAsia="ＭＳ Ｐゴシック" w:hAnsi="Arial" w:cs="Arial"/>
          <w:color w:val="1D1C1D"/>
          <w:kern w:val="0"/>
          <w:sz w:val="23"/>
          <w:szCs w:val="23"/>
          <w14:ligatures w14:val="none"/>
        </w:rPr>
      </w:pPr>
      <w:ins w:id="163" w:author="legal-m" w:date="2025-11-12T14:27:00Z" w16du:dateUtc="2025-11-12T05:27:00Z">
        <w:r w:rsidRPr="001F713D">
          <w:rPr>
            <w:rFonts w:ascii="Arial" w:eastAsia="ＭＳ Ｐゴシック" w:hAnsi="Arial" w:cs="Arial"/>
            <w:color w:val="1D1C1D"/>
            <w:kern w:val="0"/>
            <w:sz w:val="23"/>
            <w:szCs w:val="23"/>
            <w14:ligatures w14:val="none"/>
          </w:rPr>
          <w:t xml:space="preserve"> </w:t>
        </w:r>
        <w:r w:rsidRPr="001F713D">
          <w:rPr>
            <w:rFonts w:ascii="Arial" w:eastAsia="ＭＳ Ｐゴシック" w:hAnsi="Arial" w:cs="Arial" w:hint="eastAsia"/>
            <w:color w:val="1D1C1D"/>
            <w:kern w:val="0"/>
            <w:sz w:val="23"/>
            <w:szCs w:val="23"/>
            <w14:ligatures w14:val="none"/>
          </w:rPr>
          <w:t>⑸</w:t>
        </w:r>
        <w:r w:rsidRPr="001F713D">
          <w:rPr>
            <w:rFonts w:ascii="Arial" w:eastAsia="ＭＳ Ｐゴシック" w:hAnsi="Arial" w:cs="Arial"/>
            <w:color w:val="1D1C1D"/>
            <w:kern w:val="0"/>
            <w:sz w:val="23"/>
            <w:szCs w:val="23"/>
            <w14:ligatures w14:val="none"/>
          </w:rPr>
          <w:t>差押え、仮差押え、仮処分、競売の申立て、租税滞納処分、その他公権力の処分を受けたとき、又はそれらのおそれがあるとき。ただし、本契約等の履行に重大な影響を与えない軽微なものは除く。</w:t>
        </w:r>
      </w:ins>
    </w:p>
    <w:p w14:paraId="2E6378CA" w14:textId="77777777" w:rsidR="00E525FA" w:rsidRPr="001F713D" w:rsidRDefault="00E525FA" w:rsidP="00BE6FE8">
      <w:pPr>
        <w:widowControl/>
        <w:shd w:val="clear" w:color="auto" w:fill="FFFFFF"/>
        <w:rPr>
          <w:ins w:id="164" w:author="legal-m" w:date="2025-11-12T14:28:00Z" w16du:dateUtc="2025-11-12T05:28:00Z"/>
          <w:rFonts w:ascii="Arial" w:eastAsia="ＭＳ Ｐゴシック" w:hAnsi="Arial" w:cs="Arial"/>
          <w:color w:val="1D1C1D"/>
          <w:kern w:val="0"/>
          <w:sz w:val="23"/>
          <w:szCs w:val="23"/>
          <w14:ligatures w14:val="none"/>
        </w:rPr>
      </w:pPr>
      <w:ins w:id="165" w:author="legal-m" w:date="2025-11-12T14:27:00Z" w16du:dateUtc="2025-11-12T05:27:00Z">
        <w:r w:rsidRPr="001F713D">
          <w:rPr>
            <w:rFonts w:ascii="Arial" w:eastAsia="ＭＳ Ｐゴシック" w:hAnsi="Arial" w:cs="Arial"/>
            <w:color w:val="1D1C1D"/>
            <w:kern w:val="0"/>
            <w:sz w:val="23"/>
            <w:szCs w:val="23"/>
            <w14:ligatures w14:val="none"/>
          </w:rPr>
          <w:t xml:space="preserve"> </w:t>
        </w:r>
        <w:r w:rsidRPr="001F713D">
          <w:rPr>
            <w:rFonts w:ascii="Arial" w:eastAsia="ＭＳ Ｐゴシック" w:hAnsi="Arial" w:cs="Arial" w:hint="eastAsia"/>
            <w:color w:val="1D1C1D"/>
            <w:kern w:val="0"/>
            <w:sz w:val="23"/>
            <w:szCs w:val="23"/>
            <w14:ligatures w14:val="none"/>
          </w:rPr>
          <w:t>⑹</w:t>
        </w:r>
        <w:r w:rsidRPr="001F713D">
          <w:rPr>
            <w:rFonts w:ascii="Arial" w:eastAsia="ＭＳ Ｐゴシック" w:hAnsi="Arial" w:cs="Arial"/>
            <w:color w:val="1D1C1D"/>
            <w:kern w:val="0"/>
            <w:sz w:val="23"/>
            <w:szCs w:val="23"/>
            <w14:ligatures w14:val="none"/>
          </w:rPr>
          <w:t>当社からの連絡に対して</w:t>
        </w:r>
      </w:ins>
      <w:ins w:id="166" w:author="legal-m" w:date="2025-11-12T14:28:00Z" w16du:dateUtc="2025-11-12T05:28:00Z">
        <w:r w:rsidRPr="001F713D">
          <w:rPr>
            <w:rFonts w:ascii="Arial" w:eastAsia="ＭＳ Ｐゴシック" w:hAnsi="Arial" w:cs="Arial"/>
            <w:color w:val="1D1C1D"/>
            <w:kern w:val="0"/>
            <w:sz w:val="23"/>
            <w:szCs w:val="23"/>
            <w14:ligatures w14:val="none"/>
          </w:rPr>
          <w:t>7</w:t>
        </w:r>
      </w:ins>
      <w:ins w:id="167" w:author="legal-m" w:date="2025-11-12T14:27:00Z" w16du:dateUtc="2025-11-12T05:27:00Z">
        <w:r w:rsidRPr="001F713D">
          <w:rPr>
            <w:rFonts w:ascii="Arial" w:eastAsia="ＭＳ Ｐゴシック" w:hAnsi="Arial" w:cs="Arial"/>
            <w:color w:val="1D1C1D"/>
            <w:kern w:val="0"/>
            <w:sz w:val="23"/>
            <w:szCs w:val="23"/>
            <w14:ligatures w14:val="none"/>
          </w:rPr>
          <w:t>日間応答がないとき。</w:t>
        </w:r>
      </w:ins>
    </w:p>
    <w:p w14:paraId="3966F930" w14:textId="77777777" w:rsidR="00E525FA" w:rsidRPr="001F713D" w:rsidRDefault="00E525FA" w:rsidP="00BE6FE8">
      <w:pPr>
        <w:widowControl/>
        <w:shd w:val="clear" w:color="auto" w:fill="FFFFFF"/>
        <w:rPr>
          <w:ins w:id="168" w:author="legal-m" w:date="2025-11-12T14:28:00Z" w16du:dateUtc="2025-11-12T05:28:00Z"/>
          <w:rFonts w:ascii="Arial" w:eastAsia="ＭＳ Ｐゴシック" w:hAnsi="Arial" w:cs="Arial"/>
          <w:color w:val="1D1C1D"/>
          <w:kern w:val="0"/>
          <w:sz w:val="23"/>
          <w:szCs w:val="23"/>
          <w14:ligatures w14:val="none"/>
        </w:rPr>
      </w:pPr>
      <w:ins w:id="169" w:author="legal-m" w:date="2025-11-12T14:27:00Z" w16du:dateUtc="2025-11-12T05:27:00Z">
        <w:r w:rsidRPr="001F713D">
          <w:rPr>
            <w:rFonts w:ascii="Arial" w:eastAsia="ＭＳ Ｐゴシック" w:hAnsi="Arial" w:cs="Arial"/>
            <w:color w:val="1D1C1D"/>
            <w:kern w:val="0"/>
            <w:sz w:val="23"/>
            <w:szCs w:val="23"/>
            <w14:ligatures w14:val="none"/>
          </w:rPr>
          <w:t xml:space="preserve"> </w:t>
        </w:r>
        <w:r w:rsidRPr="001F713D">
          <w:rPr>
            <w:rFonts w:ascii="Arial" w:eastAsia="ＭＳ Ｐゴシック" w:hAnsi="Arial" w:cs="Arial" w:hint="eastAsia"/>
            <w:color w:val="1D1C1D"/>
            <w:kern w:val="0"/>
            <w:sz w:val="23"/>
            <w:szCs w:val="23"/>
            <w14:ligatures w14:val="none"/>
          </w:rPr>
          <w:t>⑺</w:t>
        </w:r>
        <w:r w:rsidRPr="001F713D">
          <w:rPr>
            <w:rFonts w:ascii="Arial" w:eastAsia="ＭＳ Ｐゴシック" w:hAnsi="Arial" w:cs="Arial"/>
            <w:color w:val="1D1C1D"/>
            <w:kern w:val="0"/>
            <w:sz w:val="23"/>
            <w:szCs w:val="23"/>
            <w14:ligatures w14:val="none"/>
          </w:rPr>
          <w:t>その他当社が不適当と判断したとき。</w:t>
        </w:r>
      </w:ins>
    </w:p>
    <w:p w14:paraId="1C56434A" w14:textId="56D5AECF" w:rsidR="00E525FA" w:rsidRPr="00E525FA" w:rsidRDefault="00E525FA" w:rsidP="00BE6FE8">
      <w:pPr>
        <w:widowControl/>
        <w:shd w:val="clear" w:color="auto" w:fill="FFFFFF"/>
        <w:rPr>
          <w:rFonts w:ascii="Times New Roman" w:hAnsi="Times New Roman" w:cs="Times New Roman"/>
          <w:color w:val="494B54"/>
          <w:spacing w:val="4"/>
          <w:szCs w:val="21"/>
          <w:shd w:val="clear" w:color="auto" w:fill="FFFFFF"/>
        </w:rPr>
      </w:pPr>
      <w:ins w:id="170" w:author="legal-m" w:date="2025-11-12T14:27:00Z" w16du:dateUtc="2025-11-12T05:27:00Z">
        <w:r w:rsidRPr="001F713D">
          <w:rPr>
            <w:rFonts w:ascii="Arial" w:eastAsia="ＭＳ Ｐゴシック" w:hAnsi="Arial" w:cs="Arial"/>
            <w:color w:val="1D1C1D"/>
            <w:kern w:val="0"/>
            <w:sz w:val="23"/>
            <w:szCs w:val="23"/>
            <w14:ligatures w14:val="none"/>
          </w:rPr>
          <w:t xml:space="preserve">2. </w:t>
        </w:r>
        <w:r w:rsidRPr="001F713D">
          <w:rPr>
            <w:rFonts w:ascii="Arial" w:eastAsia="ＭＳ Ｐゴシック" w:hAnsi="Arial" w:cs="Arial"/>
            <w:color w:val="1D1C1D"/>
            <w:kern w:val="0"/>
            <w:sz w:val="23"/>
            <w:szCs w:val="23"/>
            <w14:ligatures w14:val="none"/>
          </w:rPr>
          <w:t>第</w:t>
        </w:r>
        <w:r w:rsidRPr="001F713D">
          <w:rPr>
            <w:rFonts w:ascii="Arial" w:eastAsia="ＭＳ Ｐゴシック" w:hAnsi="Arial" w:cs="Arial"/>
            <w:color w:val="1D1C1D"/>
            <w:kern w:val="0"/>
            <w:sz w:val="23"/>
            <w:szCs w:val="23"/>
            <w14:ligatures w14:val="none"/>
          </w:rPr>
          <w:t>1</w:t>
        </w:r>
        <w:r w:rsidRPr="001F713D">
          <w:rPr>
            <w:rFonts w:ascii="Arial" w:eastAsia="ＭＳ Ｐゴシック" w:hAnsi="Arial" w:cs="Arial"/>
            <w:color w:val="1D1C1D"/>
            <w:kern w:val="0"/>
            <w:sz w:val="23"/>
            <w:szCs w:val="23"/>
            <w14:ligatures w14:val="none"/>
          </w:rPr>
          <w:t>項又は第</w:t>
        </w:r>
        <w:r w:rsidRPr="001F713D">
          <w:rPr>
            <w:rFonts w:ascii="Arial" w:eastAsia="ＭＳ Ｐゴシック" w:hAnsi="Arial" w:cs="Arial"/>
            <w:color w:val="1D1C1D"/>
            <w:kern w:val="0"/>
            <w:sz w:val="23"/>
            <w:szCs w:val="23"/>
            <w14:ligatures w14:val="none"/>
          </w:rPr>
          <w:t>2</w:t>
        </w:r>
        <w:r w:rsidRPr="001F713D">
          <w:rPr>
            <w:rFonts w:ascii="Arial" w:eastAsia="ＭＳ Ｐゴシック" w:hAnsi="Arial" w:cs="Arial"/>
            <w:color w:val="1D1C1D"/>
            <w:kern w:val="0"/>
            <w:sz w:val="23"/>
            <w:szCs w:val="23"/>
            <w14:ligatures w14:val="none"/>
          </w:rPr>
          <w:t>項の措置により退会した利用者は、退会時に期限の利益を喪失し、直ちに、当社に対し負担する全ての債務を履行します。</w:t>
        </w:r>
      </w:ins>
    </w:p>
    <w:p w14:paraId="75DC49DB"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541B21A4" w14:textId="7AF9F03D"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171" w:author="legal-m" w:date="2025-11-12T15:41:00Z" w16du:dateUtc="2025-11-12T06:41:00Z">
        <w:r w:rsidR="00E96488">
          <w:rPr>
            <w:rFonts w:ascii="Arial" w:eastAsia="ＭＳ Ｐゴシック" w:hAnsi="Arial" w:cs="Arial"/>
            <w:color w:val="1D1C1D"/>
            <w:kern w:val="0"/>
            <w:sz w:val="23"/>
            <w:szCs w:val="23"/>
            <w14:ligatures w14:val="none"/>
          </w:rPr>
          <w:t>1</w:t>
        </w:r>
      </w:ins>
      <w:ins w:id="172" w:author="legal-m" w:date="2025-11-12T15:46:00Z" w16du:dateUtc="2025-11-12T06:46:00Z">
        <w:r w:rsidR="00DF1636">
          <w:rPr>
            <w:rFonts w:ascii="Arial" w:eastAsia="ＭＳ Ｐゴシック" w:hAnsi="Arial" w:cs="Arial"/>
            <w:color w:val="1D1C1D"/>
            <w:kern w:val="0"/>
            <w:sz w:val="23"/>
            <w:szCs w:val="23"/>
            <w14:ligatures w14:val="none"/>
          </w:rPr>
          <w:t>2</w:t>
        </w:r>
      </w:ins>
      <w:del w:id="173" w:author="legal-m" w:date="2025-11-12T15:41:00Z" w16du:dateUtc="2025-11-12T06:41:00Z">
        <w:r w:rsidRPr="00BE6FE8" w:rsidDel="00E96488">
          <w:rPr>
            <w:rFonts w:ascii="Arial" w:eastAsia="ＭＳ Ｐゴシック" w:hAnsi="Arial" w:cs="Arial"/>
            <w:color w:val="1D1C1D"/>
            <w:kern w:val="0"/>
            <w:sz w:val="23"/>
            <w:szCs w:val="23"/>
            <w14:ligatures w14:val="none"/>
          </w:rPr>
          <w:delText>6</w:delText>
        </w:r>
      </w:del>
      <w:r w:rsidRPr="00BE6FE8">
        <w:rPr>
          <w:rFonts w:ascii="Arial" w:eastAsia="ＭＳ Ｐゴシック" w:hAnsi="Arial" w:cs="Arial"/>
          <w:color w:val="1D1C1D"/>
          <w:kern w:val="0"/>
          <w:sz w:val="23"/>
          <w:szCs w:val="23"/>
          <w14:ligatures w14:val="none"/>
        </w:rPr>
        <w:t>条（禁止事項）</w:t>
      </w:r>
      <w:r w:rsidRPr="00BE6FE8">
        <w:rPr>
          <w:rFonts w:ascii="Arial" w:eastAsia="ＭＳ Ｐゴシック" w:hAnsi="Arial" w:cs="Arial"/>
          <w:color w:val="1D1C1D"/>
          <w:kern w:val="0"/>
          <w:sz w:val="23"/>
          <w:szCs w:val="23"/>
          <w14:ligatures w14:val="none"/>
        </w:rPr>
        <w:t> </w:t>
      </w:r>
    </w:p>
    <w:p w14:paraId="347ECC13" w14:textId="22A54009" w:rsidR="005D41DE" w:rsidRDefault="00BE6FE8" w:rsidP="00BE6FE8">
      <w:pPr>
        <w:widowControl/>
        <w:shd w:val="clear" w:color="auto" w:fill="FFFFFF"/>
        <w:rPr>
          <w:ins w:id="174" w:author="legal-m" w:date="2025-11-12T15:25:00Z" w16du:dateUtc="2025-11-12T06:25: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利用者は、本サービスの利用にあたり、以下の行為をしてはなりません。</w:t>
      </w:r>
      <w:r w:rsidRPr="00BE6FE8">
        <w:rPr>
          <w:rFonts w:ascii="Arial" w:eastAsia="ＭＳ Ｐゴシック" w:hAnsi="Arial" w:cs="Arial"/>
          <w:color w:val="1D1C1D"/>
          <w:kern w:val="0"/>
          <w:sz w:val="23"/>
          <w:szCs w:val="23"/>
          <w14:ligatures w14:val="none"/>
        </w:rPr>
        <w:br/>
        <w:t xml:space="preserve">  1. </w:t>
      </w:r>
      <w:r w:rsidRPr="00BE6FE8">
        <w:rPr>
          <w:rFonts w:ascii="Arial" w:eastAsia="ＭＳ Ｐゴシック" w:hAnsi="Arial" w:cs="Arial"/>
          <w:color w:val="1D1C1D"/>
          <w:kern w:val="0"/>
          <w:sz w:val="23"/>
          <w:szCs w:val="23"/>
          <w14:ligatures w14:val="none"/>
        </w:rPr>
        <w:t>法令または公序良俗に違反する行為</w:t>
      </w:r>
      <w:r w:rsidRPr="00BE6FE8">
        <w:rPr>
          <w:rFonts w:ascii="Arial" w:eastAsia="ＭＳ Ｐゴシック" w:hAnsi="Arial" w:cs="Arial"/>
          <w:color w:val="1D1C1D"/>
          <w:kern w:val="0"/>
          <w:sz w:val="23"/>
          <w:szCs w:val="23"/>
          <w14:ligatures w14:val="none"/>
        </w:rPr>
        <w:br/>
        <w:t xml:space="preserve">  2. </w:t>
      </w:r>
      <w:r w:rsidRPr="00BE6FE8">
        <w:rPr>
          <w:rFonts w:ascii="Arial" w:eastAsia="ＭＳ Ｐゴシック" w:hAnsi="Arial" w:cs="Arial"/>
          <w:color w:val="1D1C1D"/>
          <w:kern w:val="0"/>
          <w:sz w:val="23"/>
          <w:szCs w:val="23"/>
          <w14:ligatures w14:val="none"/>
        </w:rPr>
        <w:t>犯罪行為に関連する行為</w:t>
      </w:r>
      <w:r w:rsidRPr="00BE6FE8">
        <w:rPr>
          <w:rFonts w:ascii="Arial" w:eastAsia="ＭＳ Ｐゴシック" w:hAnsi="Arial" w:cs="Arial"/>
          <w:color w:val="1D1C1D"/>
          <w:kern w:val="0"/>
          <w:sz w:val="23"/>
          <w:szCs w:val="23"/>
          <w14:ligatures w14:val="none"/>
        </w:rPr>
        <w:br/>
        <w:t xml:space="preserve">  3. </w:t>
      </w:r>
      <w:r w:rsidRPr="00BE6FE8">
        <w:rPr>
          <w:rFonts w:ascii="Arial" w:eastAsia="ＭＳ Ｐゴシック" w:hAnsi="Arial" w:cs="Arial"/>
          <w:color w:val="1D1C1D"/>
          <w:kern w:val="0"/>
          <w:sz w:val="23"/>
          <w:szCs w:val="23"/>
          <w14:ligatures w14:val="none"/>
        </w:rPr>
        <w:t>当社、他の利用者、その他第三者の知的財産権、肖像権、プライバシー、名誉その他の権利または利益を侵害する行為</w:t>
      </w:r>
      <w:r w:rsidRPr="00BE6FE8">
        <w:rPr>
          <w:rFonts w:ascii="Arial" w:eastAsia="ＭＳ Ｐゴシック" w:hAnsi="Arial" w:cs="Arial"/>
          <w:color w:val="1D1C1D"/>
          <w:kern w:val="0"/>
          <w:sz w:val="23"/>
          <w:szCs w:val="23"/>
          <w14:ligatures w14:val="none"/>
        </w:rPr>
        <w:br/>
        <w:t xml:space="preserve">  4. </w:t>
      </w:r>
      <w:r w:rsidRPr="00BE6FE8">
        <w:rPr>
          <w:rFonts w:ascii="Arial" w:eastAsia="ＭＳ Ｐゴシック" w:hAnsi="Arial" w:cs="Arial"/>
          <w:color w:val="1D1C1D"/>
          <w:kern w:val="0"/>
          <w:sz w:val="23"/>
          <w:szCs w:val="23"/>
          <w14:ligatures w14:val="none"/>
        </w:rPr>
        <w:t>本サービスによって得られた情報を商業的に利用する行為（当社の事前の書面による承諾を得た場合を除く）</w:t>
      </w:r>
      <w:r w:rsidRPr="00BE6FE8">
        <w:rPr>
          <w:rFonts w:ascii="Arial" w:eastAsia="ＭＳ Ｐゴシック" w:hAnsi="Arial" w:cs="Arial"/>
          <w:color w:val="1D1C1D"/>
          <w:kern w:val="0"/>
          <w:sz w:val="23"/>
          <w:szCs w:val="23"/>
          <w14:ligatures w14:val="none"/>
        </w:rPr>
        <w:br/>
        <w:t xml:space="preserve">  5. </w:t>
      </w:r>
      <w:r w:rsidRPr="00BE6FE8">
        <w:rPr>
          <w:rFonts w:ascii="Arial" w:eastAsia="ＭＳ Ｐゴシック" w:hAnsi="Arial" w:cs="Arial"/>
          <w:color w:val="1D1C1D"/>
          <w:kern w:val="0"/>
          <w:sz w:val="23"/>
          <w:szCs w:val="23"/>
          <w14:ligatures w14:val="none"/>
        </w:rPr>
        <w:t>当社のサービスの運営を妨害するおそれのある行為</w:t>
      </w:r>
      <w:r w:rsidRPr="00BE6FE8">
        <w:rPr>
          <w:rFonts w:ascii="Arial" w:eastAsia="ＭＳ Ｐゴシック" w:hAnsi="Arial" w:cs="Arial"/>
          <w:color w:val="1D1C1D"/>
          <w:kern w:val="0"/>
          <w:sz w:val="23"/>
          <w:szCs w:val="23"/>
          <w14:ligatures w14:val="none"/>
        </w:rPr>
        <w:br/>
        <w:t xml:space="preserve">  6. </w:t>
      </w:r>
      <w:r w:rsidRPr="00BE6FE8">
        <w:rPr>
          <w:rFonts w:ascii="Arial" w:eastAsia="ＭＳ Ｐゴシック" w:hAnsi="Arial" w:cs="Arial"/>
          <w:color w:val="1D1C1D"/>
          <w:kern w:val="0"/>
          <w:sz w:val="23"/>
          <w:szCs w:val="23"/>
          <w14:ligatures w14:val="none"/>
        </w:rPr>
        <w:t>不正アクセスをし、またはこれを試みる行為</w:t>
      </w:r>
      <w:r w:rsidRPr="00BE6FE8">
        <w:rPr>
          <w:rFonts w:ascii="Arial" w:eastAsia="ＭＳ Ｐゴシック" w:hAnsi="Arial" w:cs="Arial"/>
          <w:color w:val="1D1C1D"/>
          <w:kern w:val="0"/>
          <w:sz w:val="23"/>
          <w:szCs w:val="23"/>
          <w14:ligatures w14:val="none"/>
        </w:rPr>
        <w:br/>
        <w:t xml:space="preserve">  7. </w:t>
      </w:r>
      <w:r w:rsidRPr="00BE6FE8">
        <w:rPr>
          <w:rFonts w:ascii="Arial" w:eastAsia="ＭＳ Ｐゴシック" w:hAnsi="Arial" w:cs="Arial"/>
          <w:color w:val="1D1C1D"/>
          <w:kern w:val="0"/>
          <w:sz w:val="23"/>
          <w:szCs w:val="23"/>
          <w14:ligatures w14:val="none"/>
        </w:rPr>
        <w:t>他の利用者に関する個人情報等を収集または蓄積する行為</w:t>
      </w:r>
      <w:r w:rsidRPr="00BE6FE8">
        <w:rPr>
          <w:rFonts w:ascii="Arial" w:eastAsia="ＭＳ Ｐゴシック" w:hAnsi="Arial" w:cs="Arial"/>
          <w:color w:val="1D1C1D"/>
          <w:kern w:val="0"/>
          <w:sz w:val="23"/>
          <w:szCs w:val="23"/>
          <w14:ligatures w14:val="none"/>
        </w:rPr>
        <w:br/>
        <w:t xml:space="preserve">  8. </w:t>
      </w:r>
      <w:r w:rsidRPr="00BE6FE8">
        <w:rPr>
          <w:rFonts w:ascii="Arial" w:eastAsia="ＭＳ Ｐゴシック" w:hAnsi="Arial" w:cs="Arial"/>
          <w:color w:val="1D1C1D"/>
          <w:kern w:val="0"/>
          <w:sz w:val="23"/>
          <w:szCs w:val="23"/>
          <w14:ligatures w14:val="none"/>
        </w:rPr>
        <w:t>他の利用者に成りすます行為</w:t>
      </w:r>
      <w:r w:rsidRPr="00BE6FE8">
        <w:rPr>
          <w:rFonts w:ascii="Arial" w:eastAsia="ＭＳ Ｐゴシック" w:hAnsi="Arial" w:cs="Arial"/>
          <w:color w:val="1D1C1D"/>
          <w:kern w:val="0"/>
          <w:sz w:val="23"/>
          <w:szCs w:val="23"/>
          <w14:ligatures w14:val="none"/>
        </w:rPr>
        <w:br/>
        <w:t xml:space="preserve">  9. </w:t>
      </w:r>
      <w:r w:rsidRPr="00BE6FE8">
        <w:rPr>
          <w:rFonts w:ascii="Arial" w:eastAsia="ＭＳ Ｐゴシック" w:hAnsi="Arial" w:cs="Arial"/>
          <w:color w:val="1D1C1D"/>
          <w:kern w:val="0"/>
          <w:sz w:val="23"/>
          <w:szCs w:val="23"/>
          <w14:ligatures w14:val="none"/>
        </w:rPr>
        <w:t>反社会的勢力等への利益供与行為</w:t>
      </w:r>
      <w:r w:rsidRPr="00BE6FE8">
        <w:rPr>
          <w:rFonts w:ascii="Arial" w:eastAsia="ＭＳ Ｐゴシック" w:hAnsi="Arial" w:cs="Arial"/>
          <w:color w:val="1D1C1D"/>
          <w:kern w:val="0"/>
          <w:sz w:val="23"/>
          <w:szCs w:val="23"/>
          <w14:ligatures w14:val="none"/>
        </w:rPr>
        <w:br/>
        <w:t xml:space="preserve">  10. </w:t>
      </w:r>
      <w:ins w:id="175" w:author="legal-m" w:date="2025-11-12T14:48:00Z">
        <w:r w:rsidR="005D41DE" w:rsidRPr="005D41DE">
          <w:rPr>
            <w:rFonts w:ascii="Arial" w:eastAsia="ＭＳ Ｐゴシック" w:hAnsi="Arial" w:cs="Arial"/>
            <w:color w:val="1D1C1D"/>
            <w:kern w:val="0"/>
            <w:sz w:val="23"/>
            <w:szCs w:val="23"/>
            <w14:ligatures w14:val="none"/>
          </w:rPr>
          <w:t>当社のシステムへの不正アクセス、それに伴うプログラムコードの改ざん、位置情報を故意に虚偽、通信機器の仕様その他アプリケーションを利用してのチート行為、コンピューターウィルスの頒布その他本サービスの正常な運営を妨げる行為又はその恐れのある行為</w:t>
        </w:r>
      </w:ins>
    </w:p>
    <w:p w14:paraId="36A88208" w14:textId="5B701A33" w:rsidR="00A51516" w:rsidRDefault="009F07B4" w:rsidP="00BE6FE8">
      <w:pPr>
        <w:widowControl/>
        <w:shd w:val="clear" w:color="auto" w:fill="FFFFFF"/>
        <w:rPr>
          <w:ins w:id="176" w:author="legal-m" w:date="2025-11-12T15:25:00Z" w16du:dateUtc="2025-11-12T06:25:00Z"/>
          <w:rFonts w:ascii="Arial" w:eastAsia="ＭＳ Ｐゴシック" w:hAnsi="Arial" w:cs="Arial"/>
          <w:color w:val="1D1C1D"/>
          <w:kern w:val="0"/>
          <w:sz w:val="23"/>
          <w:szCs w:val="23"/>
          <w14:ligatures w14:val="none"/>
        </w:rPr>
      </w:pPr>
      <w:ins w:id="177" w:author="legal-m" w:date="2025-11-12T15:48:00Z" w16du:dateUtc="2025-11-12T06:48:00Z">
        <w:r>
          <w:rPr>
            <w:rFonts w:ascii="Arial" w:eastAsia="ＭＳ Ｐゴシック" w:hAnsi="Arial" w:cs="Arial"/>
            <w:color w:val="1D1C1D"/>
            <w:kern w:val="0"/>
            <w:sz w:val="23"/>
            <w:szCs w:val="23"/>
            <w14:ligatures w14:val="none"/>
          </w:rPr>
          <w:lastRenderedPageBreak/>
          <w:t>11</w:t>
        </w:r>
      </w:ins>
      <w:ins w:id="178" w:author="legal-m" w:date="2025-11-12T15:49:00Z" w16du:dateUtc="2025-11-12T06:49:00Z">
        <w:r>
          <w:rPr>
            <w:rFonts w:ascii="Arial" w:eastAsia="ＭＳ Ｐゴシック" w:hAnsi="Arial" w:cs="Arial"/>
            <w:color w:val="1D1C1D"/>
            <w:kern w:val="0"/>
            <w:sz w:val="23"/>
            <w:szCs w:val="23"/>
            <w14:ligatures w14:val="none"/>
          </w:rPr>
          <w:t>.</w:t>
        </w:r>
      </w:ins>
      <w:ins w:id="179" w:author="legal-m" w:date="2025-11-12T15:25:00Z" w16du:dateUtc="2025-11-12T06:25:00Z">
        <w:r w:rsidR="00A51516">
          <w:rPr>
            <w:rFonts w:ascii="Arial" w:eastAsia="ＭＳ Ｐゴシック" w:hAnsi="Arial" w:cs="Arial" w:hint="eastAsia"/>
            <w:color w:val="1D1C1D"/>
            <w:kern w:val="0"/>
            <w:sz w:val="23"/>
            <w:szCs w:val="23"/>
            <w14:ligatures w14:val="none"/>
          </w:rPr>
          <w:t>当社が提供するソフトや、その他のシステムに対するリバース、エンジニアリング、その他の解析行為</w:t>
        </w:r>
      </w:ins>
    </w:p>
    <w:p w14:paraId="6D15ACDD" w14:textId="037CE56B" w:rsidR="00A51516" w:rsidRDefault="009F07B4" w:rsidP="00BE6FE8">
      <w:pPr>
        <w:widowControl/>
        <w:shd w:val="clear" w:color="auto" w:fill="FFFFFF"/>
        <w:rPr>
          <w:ins w:id="180" w:author="legal-m" w:date="2025-11-12T15:26:00Z" w16du:dateUtc="2025-11-12T06:26:00Z"/>
          <w:rFonts w:ascii="Arial" w:eastAsia="ＭＳ Ｐゴシック" w:hAnsi="Arial" w:cs="Arial"/>
          <w:color w:val="1D1C1D"/>
          <w:kern w:val="0"/>
          <w:sz w:val="23"/>
          <w:szCs w:val="23"/>
          <w14:ligatures w14:val="none"/>
        </w:rPr>
      </w:pPr>
      <w:ins w:id="181" w:author="legal-m" w:date="2025-11-12T15:49:00Z" w16du:dateUtc="2025-11-12T06:49:00Z">
        <w:r>
          <w:rPr>
            <w:rFonts w:ascii="Arial" w:eastAsia="ＭＳ Ｐゴシック" w:hAnsi="Arial" w:cs="Arial"/>
            <w:color w:val="1D1C1D"/>
            <w:kern w:val="0"/>
            <w:sz w:val="23"/>
            <w:szCs w:val="23"/>
            <w14:ligatures w14:val="none"/>
          </w:rPr>
          <w:t>12.</w:t>
        </w:r>
      </w:ins>
      <w:ins w:id="182" w:author="legal-m" w:date="2025-11-12T15:26:00Z" w16du:dateUtc="2025-11-12T06:26:00Z">
        <w:r w:rsidR="00A51516">
          <w:rPr>
            <w:rFonts w:ascii="Arial" w:eastAsia="ＭＳ Ｐゴシック" w:hAnsi="Arial" w:cs="Arial" w:hint="eastAsia"/>
            <w:color w:val="1D1C1D"/>
            <w:kern w:val="0"/>
            <w:sz w:val="23"/>
            <w:szCs w:val="23"/>
            <w14:ligatures w14:val="none"/>
          </w:rPr>
          <w:t>面識のない異性との出会いを目的とした行為</w:t>
        </w:r>
      </w:ins>
    </w:p>
    <w:p w14:paraId="3A65F3DD" w14:textId="4C04A53D" w:rsidR="00A51516" w:rsidRDefault="009F07B4" w:rsidP="00BE6FE8">
      <w:pPr>
        <w:widowControl/>
        <w:shd w:val="clear" w:color="auto" w:fill="FFFFFF"/>
        <w:rPr>
          <w:ins w:id="183" w:author="legal-m" w:date="2025-11-12T15:26:00Z" w16du:dateUtc="2025-11-12T06:26:00Z"/>
          <w:rFonts w:ascii="Arial" w:eastAsia="ＭＳ Ｐゴシック" w:hAnsi="Arial" w:cs="Arial"/>
          <w:color w:val="1D1C1D"/>
          <w:kern w:val="0"/>
          <w:sz w:val="23"/>
          <w:szCs w:val="23"/>
          <w14:ligatures w14:val="none"/>
        </w:rPr>
      </w:pPr>
      <w:ins w:id="184" w:author="legal-m" w:date="2025-11-12T15:49:00Z" w16du:dateUtc="2025-11-12T06:49:00Z">
        <w:r>
          <w:rPr>
            <w:rFonts w:ascii="Arial" w:eastAsia="ＭＳ Ｐゴシック" w:hAnsi="Arial" w:cs="Arial"/>
            <w:color w:val="1D1C1D"/>
            <w:kern w:val="0"/>
            <w:sz w:val="23"/>
            <w:szCs w:val="23"/>
            <w14:ligatures w14:val="none"/>
          </w:rPr>
          <w:t>13.</w:t>
        </w:r>
      </w:ins>
      <w:ins w:id="185" w:author="legal-m" w:date="2025-11-12T15:26:00Z" w16du:dateUtc="2025-11-12T06:26:00Z">
        <w:r w:rsidR="00A51516">
          <w:rPr>
            <w:rFonts w:ascii="Arial" w:eastAsia="ＭＳ Ｐゴシック" w:hAnsi="Arial" w:cs="Arial" w:hint="eastAsia"/>
            <w:color w:val="1D1C1D"/>
            <w:kern w:val="0"/>
            <w:sz w:val="23"/>
            <w:szCs w:val="23"/>
            <w14:ligatures w14:val="none"/>
          </w:rPr>
          <w:t>当社が事前に許諾しない本、サービス上での宣伝、広告、勧誘、または営業行為</w:t>
        </w:r>
      </w:ins>
    </w:p>
    <w:p w14:paraId="0860E315" w14:textId="04FDC15D" w:rsidR="00723D12" w:rsidRDefault="009F07B4" w:rsidP="00BE6FE8">
      <w:pPr>
        <w:widowControl/>
        <w:shd w:val="clear" w:color="auto" w:fill="FFFFFF"/>
        <w:rPr>
          <w:ins w:id="186" w:author="legal-m" w:date="2025-11-12T14:42:00Z" w16du:dateUtc="2025-11-12T05:42:00Z"/>
          <w:rFonts w:ascii="Arial" w:eastAsia="ＭＳ Ｐゴシック" w:hAnsi="Arial" w:cs="Arial"/>
          <w:color w:val="1D1C1D"/>
          <w:kern w:val="0"/>
          <w:sz w:val="23"/>
          <w:szCs w:val="23"/>
          <w14:ligatures w14:val="none"/>
        </w:rPr>
      </w:pPr>
      <w:ins w:id="187" w:author="legal-m" w:date="2025-11-12T15:49:00Z" w16du:dateUtc="2025-11-12T06:49:00Z">
        <w:r>
          <w:rPr>
            <w:rFonts w:ascii="Arial" w:eastAsia="ＭＳ Ｐゴシック" w:hAnsi="Arial" w:cs="Arial"/>
            <w:color w:val="1D1C1D"/>
            <w:kern w:val="0"/>
            <w:sz w:val="23"/>
            <w:szCs w:val="23"/>
            <w14:ligatures w14:val="none"/>
          </w:rPr>
          <w:t>14.</w:t>
        </w:r>
      </w:ins>
      <w:ins w:id="188" w:author="legal-m" w:date="2025-11-12T14:42:00Z">
        <w:r w:rsidR="00723D12" w:rsidRPr="00723D12">
          <w:rPr>
            <w:rFonts w:ascii="Arial" w:eastAsia="ＭＳ Ｐゴシック" w:hAnsi="Arial" w:cs="Arial"/>
            <w:color w:val="1D1C1D"/>
            <w:kern w:val="0"/>
            <w:sz w:val="23"/>
            <w:szCs w:val="23"/>
            <w14:ligatures w14:val="none"/>
          </w:rPr>
          <w:t>本規約に違反する行為</w:t>
        </w:r>
      </w:ins>
    </w:p>
    <w:p w14:paraId="5D9DDBFD" w14:textId="763055A1" w:rsidR="00BE6FE8" w:rsidRDefault="009F07B4" w:rsidP="00BE6FE8">
      <w:pPr>
        <w:widowControl/>
        <w:shd w:val="clear" w:color="auto" w:fill="FFFFFF"/>
        <w:rPr>
          <w:ins w:id="189" w:author="legal-m" w:date="2025-11-12T14:42:00Z" w16du:dateUtc="2025-11-12T05:42:00Z"/>
          <w:rFonts w:ascii="Arial" w:eastAsia="ＭＳ Ｐゴシック" w:hAnsi="Arial" w:cs="Arial"/>
          <w:color w:val="1D1C1D"/>
          <w:kern w:val="0"/>
          <w:sz w:val="23"/>
          <w:szCs w:val="23"/>
          <w14:ligatures w14:val="none"/>
        </w:rPr>
      </w:pPr>
      <w:ins w:id="190" w:author="legal-m" w:date="2025-11-12T15:49:00Z" w16du:dateUtc="2025-11-12T06:49:00Z">
        <w:r>
          <w:rPr>
            <w:rFonts w:ascii="Arial" w:eastAsia="ＭＳ Ｐゴシック" w:hAnsi="Arial" w:cs="Arial"/>
            <w:color w:val="1D1C1D"/>
            <w:kern w:val="0"/>
            <w:sz w:val="23"/>
            <w:szCs w:val="23"/>
            <w14:ligatures w14:val="none"/>
          </w:rPr>
          <w:t>15.</w:t>
        </w:r>
      </w:ins>
      <w:r w:rsidR="00BE6FE8" w:rsidRPr="00BE6FE8">
        <w:rPr>
          <w:rFonts w:ascii="Arial" w:eastAsia="ＭＳ Ｐゴシック" w:hAnsi="Arial" w:cs="Arial"/>
          <w:color w:val="1D1C1D"/>
          <w:kern w:val="0"/>
          <w:sz w:val="23"/>
          <w:szCs w:val="23"/>
          <w14:ligatures w14:val="none"/>
        </w:rPr>
        <w:t>その他、当社が不適切と判断する行為</w:t>
      </w:r>
    </w:p>
    <w:p w14:paraId="2B0A1EE6" w14:textId="77777777" w:rsidR="009F07B4" w:rsidRDefault="00723D12" w:rsidP="00BE6FE8">
      <w:pPr>
        <w:widowControl/>
        <w:shd w:val="clear" w:color="auto" w:fill="FFFFFF"/>
        <w:rPr>
          <w:ins w:id="191" w:author="legal-m" w:date="2025-11-12T15:49:00Z" w16du:dateUtc="2025-11-12T06:49:00Z"/>
          <w:rFonts w:ascii="Arial" w:eastAsia="ＭＳ Ｐゴシック" w:hAnsi="Arial" w:cs="Arial"/>
          <w:color w:val="1D1C1D"/>
          <w:kern w:val="0"/>
          <w:sz w:val="23"/>
          <w:szCs w:val="23"/>
          <w14:ligatures w14:val="none"/>
        </w:rPr>
      </w:pPr>
      <w:ins w:id="192" w:author="legal-m" w:date="2025-11-12T14:43:00Z">
        <w:r w:rsidRPr="00723D12">
          <w:rPr>
            <w:rFonts w:ascii="Arial" w:eastAsia="ＭＳ Ｐゴシック" w:hAnsi="Arial" w:cs="Arial"/>
            <w:color w:val="1D1C1D"/>
            <w:kern w:val="0"/>
            <w:sz w:val="23"/>
            <w:szCs w:val="23"/>
            <w14:ligatures w14:val="none"/>
          </w:rPr>
          <w:t xml:space="preserve">2. </w:t>
        </w:r>
        <w:r w:rsidRPr="00723D12">
          <w:rPr>
            <w:rFonts w:ascii="Arial" w:eastAsia="ＭＳ Ｐゴシック" w:hAnsi="Arial" w:cs="Arial"/>
            <w:color w:val="1D1C1D"/>
            <w:kern w:val="0"/>
            <w:sz w:val="23"/>
            <w:szCs w:val="23"/>
            <w14:ligatures w14:val="none"/>
          </w:rPr>
          <w:t>前項の禁止行為に該当するか否かの判断は、当社の裁量により行うものとし、当社は判断基準について説明する義務を負いません。</w:t>
        </w:r>
      </w:ins>
    </w:p>
    <w:p w14:paraId="6826339C" w14:textId="77777777" w:rsidR="009F07B4" w:rsidRDefault="00723D12" w:rsidP="00BE6FE8">
      <w:pPr>
        <w:widowControl/>
        <w:shd w:val="clear" w:color="auto" w:fill="FFFFFF"/>
        <w:rPr>
          <w:ins w:id="193" w:author="legal-m" w:date="2025-11-12T15:49:00Z" w16du:dateUtc="2025-11-12T06:49:00Z"/>
          <w:rFonts w:ascii="Arial" w:eastAsia="ＭＳ Ｐゴシック" w:hAnsi="Arial" w:cs="Arial"/>
          <w:color w:val="1D1C1D"/>
          <w:kern w:val="0"/>
          <w:sz w:val="23"/>
          <w:szCs w:val="23"/>
          <w14:ligatures w14:val="none"/>
        </w:rPr>
      </w:pPr>
      <w:ins w:id="194" w:author="legal-m" w:date="2025-11-12T14:43:00Z">
        <w:r w:rsidRPr="00723D12">
          <w:rPr>
            <w:rFonts w:ascii="Arial" w:eastAsia="ＭＳ Ｐゴシック" w:hAnsi="Arial" w:cs="Arial"/>
            <w:color w:val="1D1C1D"/>
            <w:kern w:val="0"/>
            <w:sz w:val="23"/>
            <w:szCs w:val="23"/>
            <w14:ligatures w14:val="none"/>
          </w:rPr>
          <w:t xml:space="preserve">3. </w:t>
        </w:r>
        <w:r w:rsidRPr="00723D12">
          <w:rPr>
            <w:rFonts w:ascii="Arial" w:eastAsia="ＭＳ Ｐゴシック" w:hAnsi="Arial" w:cs="Arial"/>
            <w:color w:val="1D1C1D"/>
            <w:kern w:val="0"/>
            <w:sz w:val="23"/>
            <w:szCs w:val="23"/>
            <w14:ligatures w14:val="none"/>
          </w:rPr>
          <w:t>当社は、利用者の行為が、第１項各号のいずれかに該当すると判断した場合、事前に通知することなく、以下の各号のいずれか又は全ての措置を講じることができます。</w:t>
        </w:r>
        <w:r w:rsidRPr="00723D12">
          <w:rPr>
            <w:rFonts w:ascii="Arial" w:eastAsia="ＭＳ Ｐゴシック" w:hAnsi="Arial" w:cs="Arial"/>
            <w:color w:val="1D1C1D"/>
            <w:kern w:val="0"/>
            <w:sz w:val="23"/>
            <w:szCs w:val="23"/>
            <w14:ligatures w14:val="none"/>
          </w:rPr>
          <w:t xml:space="preserve"> </w:t>
        </w:r>
      </w:ins>
      <w:ins w:id="195" w:author="legal-m" w:date="2025-11-12T15:49:00Z" w16du:dateUtc="2025-11-12T06:49:00Z">
        <w:r w:rsidR="009F07B4">
          <w:rPr>
            <w:rFonts w:ascii="Arial" w:eastAsia="ＭＳ Ｐゴシック" w:hAnsi="Arial" w:cs="Arial" w:hint="eastAsia"/>
            <w:color w:val="1D1C1D"/>
            <w:kern w:val="0"/>
            <w:sz w:val="23"/>
            <w:szCs w:val="23"/>
            <w14:ligatures w14:val="none"/>
          </w:rPr>
          <w:t xml:space="preserve">　　　　　</w:t>
        </w:r>
      </w:ins>
    </w:p>
    <w:p w14:paraId="0160EE01" w14:textId="77777777" w:rsidR="009F07B4" w:rsidRDefault="00723D12" w:rsidP="009F07B4">
      <w:pPr>
        <w:widowControl/>
        <w:shd w:val="clear" w:color="auto" w:fill="FFFFFF"/>
        <w:ind w:firstLineChars="100" w:firstLine="230"/>
        <w:rPr>
          <w:ins w:id="196" w:author="legal-m" w:date="2025-11-12T15:49:00Z" w16du:dateUtc="2025-11-12T06:49:00Z"/>
          <w:rFonts w:ascii="Arial" w:eastAsia="ＭＳ Ｐゴシック" w:hAnsi="Arial" w:cs="Arial"/>
          <w:color w:val="1D1C1D"/>
          <w:kern w:val="0"/>
          <w:sz w:val="23"/>
          <w:szCs w:val="23"/>
          <w14:ligatures w14:val="none"/>
        </w:rPr>
      </w:pPr>
      <w:ins w:id="197" w:author="legal-m" w:date="2025-11-12T14:43:00Z">
        <w:r w:rsidRPr="00723D12">
          <w:rPr>
            <w:rFonts w:ascii="Arial" w:eastAsia="ＭＳ Ｐゴシック" w:hAnsi="Arial" w:cs="Arial"/>
            <w:color w:val="1D1C1D"/>
            <w:kern w:val="0"/>
            <w:sz w:val="23"/>
            <w:szCs w:val="23"/>
            <w14:ligatures w14:val="none"/>
          </w:rPr>
          <w:t>(1)</w:t>
        </w:r>
        <w:r w:rsidRPr="00723D12">
          <w:rPr>
            <w:rFonts w:ascii="Arial" w:eastAsia="ＭＳ Ｐゴシック" w:hAnsi="Arial" w:cs="Arial"/>
            <w:color w:val="1D1C1D"/>
            <w:kern w:val="0"/>
            <w:sz w:val="23"/>
            <w:szCs w:val="23"/>
            <w14:ligatures w14:val="none"/>
          </w:rPr>
          <w:t>本サービスの利用制限</w:t>
        </w:r>
      </w:ins>
    </w:p>
    <w:p w14:paraId="737502C1" w14:textId="77777777" w:rsidR="009F07B4" w:rsidRDefault="00723D12" w:rsidP="009F07B4">
      <w:pPr>
        <w:widowControl/>
        <w:shd w:val="clear" w:color="auto" w:fill="FFFFFF"/>
        <w:ind w:firstLineChars="100" w:firstLine="230"/>
        <w:rPr>
          <w:ins w:id="198" w:author="legal-m" w:date="2025-11-12T15:49:00Z" w16du:dateUtc="2025-11-12T06:49:00Z"/>
          <w:rFonts w:ascii="Arial" w:eastAsia="ＭＳ Ｐゴシック" w:hAnsi="Arial" w:cs="Arial"/>
          <w:color w:val="1D1C1D"/>
          <w:kern w:val="0"/>
          <w:sz w:val="23"/>
          <w:szCs w:val="23"/>
          <w14:ligatures w14:val="none"/>
        </w:rPr>
      </w:pPr>
      <w:ins w:id="199" w:author="legal-m" w:date="2025-11-12T14:43:00Z">
        <w:r w:rsidRPr="00723D12">
          <w:rPr>
            <w:rFonts w:ascii="Arial" w:eastAsia="ＭＳ Ｐゴシック" w:hAnsi="Arial" w:cs="Arial"/>
            <w:color w:val="1D1C1D"/>
            <w:kern w:val="0"/>
            <w:sz w:val="23"/>
            <w:szCs w:val="23"/>
            <w14:ligatures w14:val="none"/>
          </w:rPr>
          <w:t>(2)</w:t>
        </w:r>
        <w:r w:rsidRPr="00723D12">
          <w:rPr>
            <w:rFonts w:ascii="Arial" w:eastAsia="ＭＳ Ｐゴシック" w:hAnsi="Arial" w:cs="Arial"/>
            <w:color w:val="1D1C1D"/>
            <w:kern w:val="0"/>
            <w:sz w:val="23"/>
            <w:szCs w:val="23"/>
            <w14:ligatures w14:val="none"/>
          </w:rPr>
          <w:t>本契約の解除による退会処分</w:t>
        </w:r>
      </w:ins>
    </w:p>
    <w:p w14:paraId="3952B70E" w14:textId="77777777" w:rsidR="009F07B4" w:rsidRDefault="00723D12" w:rsidP="009F07B4">
      <w:pPr>
        <w:widowControl/>
        <w:shd w:val="clear" w:color="auto" w:fill="FFFFFF"/>
        <w:ind w:firstLineChars="100" w:firstLine="230"/>
        <w:rPr>
          <w:ins w:id="200" w:author="legal-m" w:date="2025-11-12T15:49:00Z" w16du:dateUtc="2025-11-12T06:49:00Z"/>
          <w:rFonts w:ascii="Arial" w:eastAsia="ＭＳ Ｐゴシック" w:hAnsi="Arial" w:cs="Arial"/>
          <w:color w:val="1D1C1D"/>
          <w:kern w:val="0"/>
          <w:sz w:val="23"/>
          <w:szCs w:val="23"/>
          <w14:ligatures w14:val="none"/>
        </w:rPr>
      </w:pPr>
      <w:ins w:id="201" w:author="legal-m" w:date="2025-11-12T14:43:00Z">
        <w:r w:rsidRPr="00723D12">
          <w:rPr>
            <w:rFonts w:ascii="Arial" w:eastAsia="ＭＳ Ｐゴシック" w:hAnsi="Arial" w:cs="Arial"/>
            <w:color w:val="1D1C1D"/>
            <w:kern w:val="0"/>
            <w:sz w:val="23"/>
            <w:szCs w:val="23"/>
            <w14:ligatures w14:val="none"/>
          </w:rPr>
          <w:t>(3)</w:t>
        </w:r>
        <w:r w:rsidRPr="00723D12">
          <w:rPr>
            <w:rFonts w:ascii="Arial" w:eastAsia="ＭＳ Ｐゴシック" w:hAnsi="Arial" w:cs="Arial"/>
            <w:color w:val="1D1C1D"/>
            <w:kern w:val="0"/>
            <w:sz w:val="23"/>
            <w:szCs w:val="23"/>
            <w14:ligatures w14:val="none"/>
          </w:rPr>
          <w:t>その他当社が必要と判断する行為</w:t>
        </w:r>
      </w:ins>
    </w:p>
    <w:p w14:paraId="74FDE930" w14:textId="7CC183B7" w:rsidR="00723D12" w:rsidRDefault="00723D12" w:rsidP="009F07B4">
      <w:pPr>
        <w:widowControl/>
        <w:shd w:val="clear" w:color="auto" w:fill="FFFFFF"/>
        <w:rPr>
          <w:rFonts w:ascii="Arial" w:eastAsia="ＭＳ Ｐゴシック" w:hAnsi="Arial" w:cs="Arial"/>
          <w:color w:val="1D1C1D"/>
          <w:kern w:val="0"/>
          <w:sz w:val="23"/>
          <w:szCs w:val="23"/>
          <w14:ligatures w14:val="none"/>
        </w:rPr>
      </w:pPr>
      <w:ins w:id="202" w:author="legal-m" w:date="2025-11-12T14:43:00Z">
        <w:r w:rsidRPr="00723D12">
          <w:rPr>
            <w:rFonts w:ascii="Arial" w:eastAsia="ＭＳ Ｐゴシック" w:hAnsi="Arial" w:cs="Arial"/>
            <w:color w:val="1D1C1D"/>
            <w:kern w:val="0"/>
            <w:sz w:val="23"/>
            <w:szCs w:val="23"/>
            <w14:ligatures w14:val="none"/>
          </w:rPr>
          <w:t xml:space="preserve">4. </w:t>
        </w:r>
        <w:r w:rsidRPr="00723D12">
          <w:rPr>
            <w:rFonts w:ascii="Arial" w:eastAsia="ＭＳ Ｐゴシック" w:hAnsi="Arial" w:cs="Arial"/>
            <w:color w:val="1D1C1D"/>
            <w:kern w:val="0"/>
            <w:sz w:val="23"/>
            <w:szCs w:val="23"/>
            <w14:ligatures w14:val="none"/>
          </w:rPr>
          <w:t>前項の措置により利用者に生じた損害について、当社は一切の責任を負いません。</w:t>
        </w:r>
      </w:ins>
    </w:p>
    <w:p w14:paraId="78CFE307"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34260CB6" w14:textId="7D5E090C"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203" w:author="legal-m" w:date="2025-11-12T15:46:00Z" w16du:dateUtc="2025-11-12T06:46:00Z">
        <w:r w:rsidR="00DF1636">
          <w:rPr>
            <w:rFonts w:ascii="Arial" w:eastAsia="ＭＳ Ｐゴシック" w:hAnsi="Arial" w:cs="Arial"/>
            <w:color w:val="1D1C1D"/>
            <w:kern w:val="0"/>
            <w:sz w:val="23"/>
            <w:szCs w:val="23"/>
            <w14:ligatures w14:val="none"/>
          </w:rPr>
          <w:t>13</w:t>
        </w:r>
      </w:ins>
      <w:del w:id="204" w:author="legal-m" w:date="2025-11-12T15:46:00Z" w16du:dateUtc="2025-11-12T06:46:00Z">
        <w:r w:rsidRPr="00BE6FE8" w:rsidDel="00DF1636">
          <w:rPr>
            <w:rFonts w:ascii="Arial" w:eastAsia="ＭＳ Ｐゴシック" w:hAnsi="Arial" w:cs="Arial"/>
            <w:color w:val="1D1C1D"/>
            <w:kern w:val="0"/>
            <w:sz w:val="23"/>
            <w:szCs w:val="23"/>
            <w14:ligatures w14:val="none"/>
          </w:rPr>
          <w:delText>7</w:delText>
        </w:r>
      </w:del>
      <w:r w:rsidRPr="00BE6FE8">
        <w:rPr>
          <w:rFonts w:ascii="Arial" w:eastAsia="ＭＳ Ｐゴシック" w:hAnsi="Arial" w:cs="Arial"/>
          <w:color w:val="1D1C1D"/>
          <w:kern w:val="0"/>
          <w:sz w:val="23"/>
          <w:szCs w:val="23"/>
          <w14:ligatures w14:val="none"/>
        </w:rPr>
        <w:t>条（本サービスの</w:t>
      </w:r>
      <w:ins w:id="205" w:author="legal-m" w:date="2025-11-12T14:45:00Z" w16du:dateUtc="2025-11-12T05:45:00Z">
        <w:r w:rsidR="00723D12">
          <w:rPr>
            <w:rFonts w:ascii="Arial" w:eastAsia="ＭＳ Ｐゴシック" w:hAnsi="Arial" w:cs="Arial" w:hint="eastAsia"/>
            <w:color w:val="1D1C1D"/>
            <w:kern w:val="0"/>
            <w:sz w:val="23"/>
            <w:szCs w:val="23"/>
            <w14:ligatures w14:val="none"/>
          </w:rPr>
          <w:t>変更・</w:t>
        </w:r>
      </w:ins>
      <w:r w:rsidRPr="00BE6FE8">
        <w:rPr>
          <w:rFonts w:ascii="Arial" w:eastAsia="ＭＳ Ｐゴシック" w:hAnsi="Arial" w:cs="Arial"/>
          <w:color w:val="1D1C1D"/>
          <w:kern w:val="0"/>
          <w:sz w:val="23"/>
          <w:szCs w:val="23"/>
          <w14:ligatures w14:val="none"/>
        </w:rPr>
        <w:t>停止等）</w:t>
      </w:r>
    </w:p>
    <w:p w14:paraId="6225A883" w14:textId="76B895C1" w:rsidR="00723D12" w:rsidRPr="001F713D" w:rsidRDefault="00BE6FE8" w:rsidP="001F713D">
      <w:pPr>
        <w:widowControl/>
        <w:shd w:val="clear" w:color="auto" w:fill="FFFFFF"/>
        <w:rPr>
          <w:ins w:id="206" w:author="legal-m" w:date="2025-11-12T14:44:00Z" w16du:dateUtc="2025-11-12T05:44:00Z"/>
          <w:rFonts w:ascii="Arial" w:eastAsia="ＭＳ Ｐゴシック" w:hAnsi="Arial" w:cs="Arial"/>
          <w:color w:val="1D1C1D"/>
          <w:kern w:val="0"/>
          <w:sz w:val="23"/>
          <w:szCs w:val="23"/>
          <w14:ligatures w14:val="none"/>
        </w:rPr>
      </w:pPr>
      <w:del w:id="207" w:author="legal-m" w:date="2025-11-12T14:45:00Z" w16du:dateUtc="2025-11-12T05:45:00Z">
        <w:r w:rsidRPr="00BE6FE8" w:rsidDel="00723D12">
          <w:rPr>
            <w:rFonts w:ascii="Arial" w:eastAsia="ＭＳ Ｐゴシック" w:hAnsi="Arial" w:cs="Arial"/>
            <w:color w:val="1D1C1D"/>
            <w:kern w:val="0"/>
            <w:sz w:val="23"/>
            <w:szCs w:val="23"/>
            <w14:ligatures w14:val="none"/>
          </w:rPr>
          <w:delText>  </w:delText>
        </w:r>
      </w:del>
      <w:del w:id="208" w:author="legal-m" w:date="2025-11-12T14:44:00Z" w16du:dateUtc="2025-11-12T05:44:00Z">
        <w:r w:rsidRPr="00BE6FE8" w:rsidDel="00723D12">
          <w:rPr>
            <w:rFonts w:ascii="Arial" w:eastAsia="ＭＳ Ｐゴシック" w:hAnsi="Arial" w:cs="Arial"/>
            <w:color w:val="1D1C1D"/>
            <w:kern w:val="0"/>
            <w:sz w:val="23"/>
            <w:szCs w:val="23"/>
            <w14:ligatures w14:val="none"/>
          </w:rPr>
          <w:delText xml:space="preserve">1. </w:delText>
        </w:r>
        <w:r w:rsidRPr="00BE6FE8" w:rsidDel="00723D12">
          <w:rPr>
            <w:rFonts w:ascii="Arial" w:eastAsia="ＭＳ Ｐゴシック" w:hAnsi="Arial" w:cs="Arial"/>
            <w:color w:val="1D1C1D"/>
            <w:kern w:val="0"/>
            <w:sz w:val="23"/>
            <w:szCs w:val="23"/>
            <w14:ligatures w14:val="none"/>
          </w:rPr>
          <w:delText>当社は、以下のいずれかの事由があると判断した場合、利用者に事前に通知することなく本サービスの全部または一部の提供を停止または中断することができるものとします。</w:delText>
        </w:r>
        <w:r w:rsidRPr="00BE6FE8" w:rsidDel="00723D12">
          <w:rPr>
            <w:rFonts w:ascii="Arial" w:eastAsia="ＭＳ Ｐゴシック" w:hAnsi="Arial" w:cs="Arial"/>
            <w:color w:val="1D1C1D"/>
            <w:kern w:val="0"/>
            <w:sz w:val="23"/>
            <w:szCs w:val="23"/>
            <w14:ligatures w14:val="none"/>
          </w:rPr>
          <w:br/>
          <w:delText xml:space="preserve">    - </w:delText>
        </w:r>
        <w:r w:rsidRPr="00BE6FE8" w:rsidDel="00723D12">
          <w:rPr>
            <w:rFonts w:ascii="Arial" w:eastAsia="ＭＳ Ｐゴシック" w:hAnsi="Arial" w:cs="Arial"/>
            <w:color w:val="1D1C1D"/>
            <w:kern w:val="0"/>
            <w:sz w:val="23"/>
            <w:szCs w:val="23"/>
            <w14:ligatures w14:val="none"/>
          </w:rPr>
          <w:delText>本サービスにかかるコンピュータシステムの保守点検または更新を行う場合</w:delText>
        </w:r>
      </w:del>
      <w:del w:id="209" w:author="legal-m" w:date="2025-11-12T14:45:00Z" w16du:dateUtc="2025-11-12T05:45:00Z">
        <w:r w:rsidRPr="00BE6FE8" w:rsidDel="00723D12">
          <w:rPr>
            <w:rFonts w:ascii="Arial" w:eastAsia="ＭＳ Ｐゴシック" w:hAnsi="Arial" w:cs="Arial"/>
            <w:color w:val="1D1C1D"/>
            <w:kern w:val="0"/>
            <w:sz w:val="23"/>
            <w:szCs w:val="23"/>
            <w14:ligatures w14:val="none"/>
          </w:rPr>
          <w:br/>
          <w:delText xml:space="preserve">    - </w:delText>
        </w:r>
        <w:r w:rsidRPr="00BE6FE8" w:rsidDel="00723D12">
          <w:rPr>
            <w:rFonts w:ascii="Arial" w:eastAsia="ＭＳ Ｐゴシック" w:hAnsi="Arial" w:cs="Arial"/>
            <w:color w:val="1D1C1D"/>
            <w:kern w:val="0"/>
            <w:sz w:val="23"/>
            <w:szCs w:val="23"/>
            <w14:ligatures w14:val="none"/>
          </w:rPr>
          <w:delText>地震、落雷、火災、停電または天災などの不可抗力により、本サービスの提供が困難となった場合</w:delText>
        </w:r>
        <w:r w:rsidRPr="00BE6FE8" w:rsidDel="00723D12">
          <w:rPr>
            <w:rFonts w:ascii="Arial" w:eastAsia="ＭＳ Ｐゴシック" w:hAnsi="Arial" w:cs="Arial"/>
            <w:color w:val="1D1C1D"/>
            <w:kern w:val="0"/>
            <w:sz w:val="23"/>
            <w:szCs w:val="23"/>
            <w14:ligatures w14:val="none"/>
          </w:rPr>
          <w:br/>
          <w:delText xml:space="preserve">    - </w:delText>
        </w:r>
        <w:r w:rsidRPr="00BE6FE8" w:rsidDel="00723D12">
          <w:rPr>
            <w:rFonts w:ascii="Arial" w:eastAsia="ＭＳ Ｐゴシック" w:hAnsi="Arial" w:cs="Arial"/>
            <w:color w:val="1D1C1D"/>
            <w:kern w:val="0"/>
            <w:sz w:val="23"/>
            <w:szCs w:val="23"/>
            <w14:ligatures w14:val="none"/>
          </w:rPr>
          <w:delText>コンピュータまたは通信回線等が事故により停止した場合</w:delText>
        </w:r>
        <w:r w:rsidRPr="00BE6FE8" w:rsidDel="00723D12">
          <w:rPr>
            <w:rFonts w:ascii="Arial" w:eastAsia="ＭＳ Ｐゴシック" w:hAnsi="Arial" w:cs="Arial"/>
            <w:color w:val="1D1C1D"/>
            <w:kern w:val="0"/>
            <w:sz w:val="23"/>
            <w:szCs w:val="23"/>
            <w14:ligatures w14:val="none"/>
          </w:rPr>
          <w:br/>
          <w:delText xml:space="preserve">    - </w:delText>
        </w:r>
        <w:r w:rsidRPr="00BE6FE8" w:rsidDel="00723D12">
          <w:rPr>
            <w:rFonts w:ascii="Arial" w:eastAsia="ＭＳ Ｐゴシック" w:hAnsi="Arial" w:cs="Arial"/>
            <w:color w:val="1D1C1D"/>
            <w:kern w:val="0"/>
            <w:sz w:val="23"/>
            <w:szCs w:val="23"/>
            <w14:ligatures w14:val="none"/>
          </w:rPr>
          <w:delText>その他、当社が本サービスの提供が困難と判断した場合</w:delText>
        </w:r>
        <w:r w:rsidRPr="00BE6FE8" w:rsidDel="00723D12">
          <w:rPr>
            <w:rFonts w:ascii="Arial" w:eastAsia="ＭＳ Ｐゴシック" w:hAnsi="Arial" w:cs="Arial"/>
            <w:color w:val="1D1C1D"/>
            <w:kern w:val="0"/>
            <w:sz w:val="23"/>
            <w:szCs w:val="23"/>
            <w14:ligatures w14:val="none"/>
          </w:rPr>
          <w:br/>
          <w:delText xml:space="preserve">  2. </w:delText>
        </w:r>
        <w:r w:rsidRPr="00BE6FE8" w:rsidDel="00723D12">
          <w:rPr>
            <w:rFonts w:ascii="Arial" w:eastAsia="ＭＳ Ｐゴシック" w:hAnsi="Arial" w:cs="Arial"/>
            <w:color w:val="1D1C1D"/>
            <w:kern w:val="0"/>
            <w:sz w:val="23"/>
            <w:szCs w:val="23"/>
            <w14:ligatures w14:val="none"/>
          </w:rPr>
          <w:delText>当社は、本サービスの提供の停止または中断により、利用者または第三者が被ったいかなる不利益または損害についても、一切の責任を負わないものとします。</w:delText>
        </w:r>
      </w:del>
      <w:ins w:id="210" w:author="legal-m" w:date="2025-11-12T14:43:00Z" w16du:dateUtc="2025-11-12T05:43:00Z">
        <w:r w:rsidR="00723D12" w:rsidRPr="001F713D">
          <w:rPr>
            <w:rFonts w:ascii="Arial" w:eastAsia="ＭＳ Ｐゴシック" w:hAnsi="Arial" w:cs="Arial"/>
            <w:color w:val="1D1C1D"/>
            <w:kern w:val="0"/>
            <w:sz w:val="23"/>
            <w:szCs w:val="23"/>
            <w14:ligatures w14:val="none"/>
          </w:rPr>
          <w:t xml:space="preserve">1. </w:t>
        </w:r>
        <w:r w:rsidR="00723D12" w:rsidRPr="001F713D">
          <w:rPr>
            <w:rFonts w:ascii="Arial" w:eastAsia="ＭＳ Ｐゴシック" w:hAnsi="Arial" w:cs="Arial"/>
            <w:color w:val="1D1C1D"/>
            <w:kern w:val="0"/>
            <w:sz w:val="23"/>
            <w:szCs w:val="23"/>
            <w14:ligatures w14:val="none"/>
          </w:rPr>
          <w:t>当社は、利用者に事前に通知することなく、本サービスの内容の全部又は一部を変更又は追加することができます。ただし、当該変更又は追加によって、変更又は追加前の本サービスのすべての機能・性能が維持されることを保証するものではありません。</w:t>
        </w:r>
        <w:r w:rsidR="00723D12" w:rsidRPr="001F713D">
          <w:rPr>
            <w:rFonts w:ascii="Arial" w:eastAsia="ＭＳ Ｐゴシック" w:hAnsi="Arial" w:cs="Arial"/>
            <w:color w:val="1D1C1D"/>
            <w:kern w:val="0"/>
            <w:sz w:val="23"/>
            <w:szCs w:val="23"/>
            <w14:ligatures w14:val="none"/>
          </w:rPr>
          <w:t xml:space="preserve"> </w:t>
        </w:r>
      </w:ins>
    </w:p>
    <w:p w14:paraId="2694FFEA" w14:textId="77777777" w:rsidR="00723D12" w:rsidRPr="001F713D" w:rsidRDefault="00723D12" w:rsidP="001F713D">
      <w:pPr>
        <w:widowControl/>
        <w:shd w:val="clear" w:color="auto" w:fill="FFFFFF"/>
        <w:rPr>
          <w:ins w:id="211" w:author="legal-m" w:date="2025-11-12T14:44:00Z" w16du:dateUtc="2025-11-12T05:44:00Z"/>
          <w:rFonts w:ascii="Arial" w:eastAsia="ＭＳ Ｐゴシック" w:hAnsi="Arial" w:cs="Arial"/>
          <w:color w:val="1D1C1D"/>
          <w:kern w:val="0"/>
          <w:sz w:val="23"/>
          <w:szCs w:val="23"/>
          <w14:ligatures w14:val="none"/>
        </w:rPr>
      </w:pPr>
      <w:ins w:id="212" w:author="legal-m" w:date="2025-11-12T14:43:00Z" w16du:dateUtc="2025-11-12T05:43:00Z">
        <w:r w:rsidRPr="001F713D">
          <w:rPr>
            <w:rFonts w:ascii="Arial" w:eastAsia="ＭＳ Ｐゴシック" w:hAnsi="Arial" w:cs="Arial"/>
            <w:color w:val="1D1C1D"/>
            <w:kern w:val="0"/>
            <w:sz w:val="23"/>
            <w:szCs w:val="23"/>
            <w14:ligatures w14:val="none"/>
          </w:rPr>
          <w:t xml:space="preserve">2. </w:t>
        </w:r>
        <w:r w:rsidRPr="001F713D">
          <w:rPr>
            <w:rFonts w:ascii="Arial" w:eastAsia="ＭＳ Ｐゴシック" w:hAnsi="Arial" w:cs="Arial"/>
            <w:color w:val="1D1C1D"/>
            <w:kern w:val="0"/>
            <w:sz w:val="23"/>
            <w:szCs w:val="23"/>
            <w14:ligatures w14:val="none"/>
          </w:rPr>
          <w:t>当社は、以下のいずれかに該当する場合には、本サービスの利用の全部又は一部を停止又は中断することができます。この場合において、当社は利用者に対して、できる限り事前に通知するよう努めます。</w:t>
        </w:r>
      </w:ins>
    </w:p>
    <w:p w14:paraId="4B41A4EA" w14:textId="427F9A2F" w:rsidR="00723D12" w:rsidRPr="001F713D" w:rsidRDefault="00723D12" w:rsidP="001F713D">
      <w:pPr>
        <w:widowControl/>
        <w:shd w:val="clear" w:color="auto" w:fill="FFFFFF"/>
        <w:rPr>
          <w:ins w:id="213" w:author="legal-m" w:date="2025-11-12T14:44:00Z" w16du:dateUtc="2025-11-12T05:44:00Z"/>
          <w:rFonts w:ascii="Arial" w:eastAsia="ＭＳ Ｐゴシック" w:hAnsi="Arial" w:cs="Arial"/>
          <w:color w:val="1D1C1D"/>
          <w:kern w:val="0"/>
          <w:sz w:val="23"/>
          <w:szCs w:val="23"/>
          <w14:ligatures w14:val="none"/>
        </w:rPr>
      </w:pPr>
      <w:ins w:id="214" w:author="legal-m" w:date="2025-11-12T14:43:00Z" w16du:dateUtc="2025-11-12T05:43:00Z">
        <w:r w:rsidRPr="001F713D">
          <w:rPr>
            <w:rFonts w:ascii="Arial" w:eastAsia="ＭＳ Ｐゴシック" w:hAnsi="Arial" w:cs="Arial"/>
            <w:color w:val="1D1C1D"/>
            <w:kern w:val="0"/>
            <w:sz w:val="23"/>
            <w:szCs w:val="23"/>
            <w14:ligatures w14:val="none"/>
          </w:rPr>
          <w:t xml:space="preserve"> (1)</w:t>
        </w:r>
        <w:r w:rsidRPr="001F713D">
          <w:rPr>
            <w:rFonts w:ascii="Arial" w:eastAsia="ＭＳ Ｐゴシック" w:hAnsi="Arial" w:cs="Arial"/>
            <w:color w:val="1D1C1D"/>
            <w:kern w:val="0"/>
            <w:sz w:val="23"/>
            <w:szCs w:val="23"/>
            <w14:ligatures w14:val="none"/>
          </w:rPr>
          <w:t>本サービスに係るコンピューター・システムの点検</w:t>
        </w:r>
      </w:ins>
      <w:ins w:id="215" w:author="legal-m" w:date="2025-11-12T14:44:00Z" w16du:dateUtc="2025-11-12T05:44:00Z">
        <w:r w:rsidRPr="001F713D">
          <w:rPr>
            <w:rFonts w:ascii="Arial" w:eastAsia="ＭＳ Ｐゴシック" w:hAnsi="Arial" w:cs="Arial" w:hint="eastAsia"/>
            <w:color w:val="1D1C1D"/>
            <w:kern w:val="0"/>
            <w:sz w:val="23"/>
            <w:szCs w:val="23"/>
            <w14:ligatures w14:val="none"/>
          </w:rPr>
          <w:t>、</w:t>
        </w:r>
      </w:ins>
      <w:ins w:id="216" w:author="legal-m" w:date="2025-11-12T14:43:00Z" w16du:dateUtc="2025-11-12T05:43:00Z">
        <w:r w:rsidRPr="001F713D">
          <w:rPr>
            <w:rFonts w:ascii="Arial" w:eastAsia="ＭＳ Ｐゴシック" w:hAnsi="Arial" w:cs="Arial"/>
            <w:color w:val="1D1C1D"/>
            <w:kern w:val="0"/>
            <w:sz w:val="23"/>
            <w:szCs w:val="23"/>
            <w14:ligatures w14:val="none"/>
          </w:rPr>
          <w:t>保守作業</w:t>
        </w:r>
      </w:ins>
      <w:ins w:id="217" w:author="legal-m" w:date="2025-11-12T14:44:00Z" w16du:dateUtc="2025-11-12T05:44:00Z">
        <w:r w:rsidRPr="001F713D">
          <w:rPr>
            <w:rFonts w:ascii="Arial" w:eastAsia="ＭＳ Ｐゴシック" w:hAnsi="Arial" w:cs="Arial" w:hint="eastAsia"/>
            <w:color w:val="1D1C1D"/>
            <w:kern w:val="0"/>
            <w:sz w:val="23"/>
            <w:szCs w:val="23"/>
            <w14:ligatures w14:val="none"/>
          </w:rPr>
          <w:t>又は更新作業</w:t>
        </w:r>
      </w:ins>
      <w:ins w:id="218" w:author="legal-m" w:date="2025-11-12T14:43:00Z" w16du:dateUtc="2025-11-12T05:43:00Z">
        <w:r w:rsidRPr="001F713D">
          <w:rPr>
            <w:rFonts w:ascii="Arial" w:eastAsia="ＭＳ Ｐゴシック" w:hAnsi="Arial" w:cs="Arial"/>
            <w:color w:val="1D1C1D"/>
            <w:kern w:val="0"/>
            <w:sz w:val="23"/>
            <w:szCs w:val="23"/>
            <w14:ligatures w14:val="none"/>
          </w:rPr>
          <w:t>を定期的又は緊急に行う場合。</w:t>
        </w:r>
      </w:ins>
    </w:p>
    <w:p w14:paraId="0C7D3914" w14:textId="77777777" w:rsidR="00723D12" w:rsidRPr="001F713D" w:rsidRDefault="00723D12" w:rsidP="001F713D">
      <w:pPr>
        <w:widowControl/>
        <w:shd w:val="clear" w:color="auto" w:fill="FFFFFF"/>
        <w:rPr>
          <w:ins w:id="219" w:author="legal-m" w:date="2025-11-12T14:44:00Z" w16du:dateUtc="2025-11-12T05:44:00Z"/>
          <w:rFonts w:ascii="Arial" w:eastAsia="ＭＳ Ｐゴシック" w:hAnsi="Arial" w:cs="Arial"/>
          <w:color w:val="1D1C1D"/>
          <w:kern w:val="0"/>
          <w:sz w:val="23"/>
          <w:szCs w:val="23"/>
          <w14:ligatures w14:val="none"/>
        </w:rPr>
      </w:pPr>
      <w:ins w:id="220" w:author="legal-m" w:date="2025-11-12T14:43:00Z" w16du:dateUtc="2025-11-12T05:43:00Z">
        <w:r w:rsidRPr="001F713D">
          <w:rPr>
            <w:rFonts w:ascii="Arial" w:eastAsia="ＭＳ Ｐゴシック" w:hAnsi="Arial" w:cs="Arial"/>
            <w:color w:val="1D1C1D"/>
            <w:kern w:val="0"/>
            <w:sz w:val="23"/>
            <w:szCs w:val="23"/>
            <w14:ligatures w14:val="none"/>
          </w:rPr>
          <w:t xml:space="preserve"> (2)</w:t>
        </w:r>
        <w:r w:rsidRPr="001F713D">
          <w:rPr>
            <w:rFonts w:ascii="Arial" w:eastAsia="ＭＳ Ｐゴシック" w:hAnsi="Arial" w:cs="Arial"/>
            <w:color w:val="1D1C1D"/>
            <w:kern w:val="0"/>
            <w:sz w:val="23"/>
            <w:szCs w:val="23"/>
            <w14:ligatures w14:val="none"/>
          </w:rPr>
          <w:t>コンピューター、通信回線等が事故により停止した場合。</w:t>
        </w:r>
      </w:ins>
    </w:p>
    <w:p w14:paraId="55B53146" w14:textId="2C738E47" w:rsidR="00723D12" w:rsidRPr="001F713D" w:rsidRDefault="00723D12" w:rsidP="001F713D">
      <w:pPr>
        <w:widowControl/>
        <w:shd w:val="clear" w:color="auto" w:fill="FFFFFF"/>
        <w:rPr>
          <w:ins w:id="221" w:author="legal-m" w:date="2025-11-12T14:45:00Z" w16du:dateUtc="2025-11-12T05:45:00Z"/>
          <w:rFonts w:ascii="Arial" w:eastAsia="ＭＳ Ｐゴシック" w:hAnsi="Arial" w:cs="Arial"/>
          <w:color w:val="1D1C1D"/>
          <w:kern w:val="0"/>
          <w:sz w:val="23"/>
          <w:szCs w:val="23"/>
          <w14:ligatures w14:val="none"/>
        </w:rPr>
      </w:pPr>
      <w:ins w:id="222" w:author="legal-m" w:date="2025-11-12T14:43:00Z" w16du:dateUtc="2025-11-12T05:43:00Z">
        <w:r w:rsidRPr="001F713D">
          <w:rPr>
            <w:rFonts w:ascii="Arial" w:eastAsia="ＭＳ Ｐゴシック" w:hAnsi="Arial" w:cs="Arial"/>
            <w:color w:val="1D1C1D"/>
            <w:kern w:val="0"/>
            <w:sz w:val="23"/>
            <w:szCs w:val="23"/>
            <w14:ligatures w14:val="none"/>
          </w:rPr>
          <w:t xml:space="preserve"> (3)</w:t>
        </w:r>
      </w:ins>
      <w:ins w:id="223" w:author="legal-m" w:date="2025-11-12T14:44:00Z" w16du:dateUtc="2025-11-12T05:44:00Z">
        <w:r w:rsidRPr="001F713D">
          <w:rPr>
            <w:rFonts w:ascii="Arial" w:eastAsia="ＭＳ Ｐゴシック" w:hAnsi="Arial" w:cs="Arial" w:hint="eastAsia"/>
            <w:color w:val="1D1C1D"/>
            <w:kern w:val="0"/>
            <w:sz w:val="23"/>
            <w:szCs w:val="23"/>
            <w14:ligatures w14:val="none"/>
          </w:rPr>
          <w:t>地震、</w:t>
        </w:r>
      </w:ins>
      <w:ins w:id="224" w:author="legal-m" w:date="2025-11-12T14:43:00Z" w16du:dateUtc="2025-11-12T05:43:00Z">
        <w:r w:rsidRPr="001F713D">
          <w:rPr>
            <w:rFonts w:ascii="Arial" w:eastAsia="ＭＳ Ｐゴシック" w:hAnsi="Arial" w:cs="Arial"/>
            <w:color w:val="1D1C1D"/>
            <w:kern w:val="0"/>
            <w:sz w:val="23"/>
            <w:szCs w:val="23"/>
            <w14:ligatures w14:val="none"/>
          </w:rPr>
          <w:t>火災、</w:t>
        </w:r>
      </w:ins>
      <w:ins w:id="225" w:author="legal-m" w:date="2025-11-12T14:45:00Z" w16du:dateUtc="2025-11-12T05:45:00Z">
        <w:r w:rsidRPr="001F713D">
          <w:rPr>
            <w:rFonts w:ascii="Arial" w:eastAsia="ＭＳ Ｐゴシック" w:hAnsi="Arial" w:cs="Arial" w:hint="eastAsia"/>
            <w:color w:val="1D1C1D"/>
            <w:kern w:val="0"/>
            <w:sz w:val="23"/>
            <w:szCs w:val="23"/>
            <w14:ligatures w14:val="none"/>
          </w:rPr>
          <w:t>落雷、</w:t>
        </w:r>
      </w:ins>
      <w:ins w:id="226" w:author="legal-m" w:date="2025-11-12T14:43:00Z" w16du:dateUtc="2025-11-12T05:43:00Z">
        <w:r w:rsidRPr="001F713D">
          <w:rPr>
            <w:rFonts w:ascii="Arial" w:eastAsia="ＭＳ Ｐゴシック" w:hAnsi="Arial" w:cs="Arial" w:hint="eastAsia"/>
            <w:color w:val="1D1C1D"/>
            <w:kern w:val="0"/>
            <w:sz w:val="23"/>
            <w:szCs w:val="23"/>
            <w14:ligatures w14:val="none"/>
          </w:rPr>
          <w:t>停</w:t>
        </w:r>
        <w:r w:rsidRPr="001F713D">
          <w:rPr>
            <w:rFonts w:ascii="Arial" w:eastAsia="ＭＳ Ｐゴシック" w:hAnsi="Arial" w:cs="Arial"/>
            <w:color w:val="1D1C1D"/>
            <w:kern w:val="0"/>
            <w:sz w:val="23"/>
            <w:szCs w:val="23"/>
            <w14:ligatures w14:val="none"/>
          </w:rPr>
          <w:t>電、疫病、天災地変等の不可抗力により本サービスの</w:t>
        </w:r>
      </w:ins>
      <w:ins w:id="227" w:author="legal-m" w:date="2025-11-12T14:45:00Z" w16du:dateUtc="2025-11-12T05:45:00Z">
        <w:r w:rsidRPr="001F713D">
          <w:rPr>
            <w:rFonts w:ascii="Arial" w:eastAsia="ＭＳ Ｐゴシック" w:hAnsi="Arial" w:cs="Arial" w:hint="eastAsia"/>
            <w:color w:val="1D1C1D"/>
            <w:kern w:val="0"/>
            <w:sz w:val="23"/>
            <w:szCs w:val="23"/>
            <w14:ligatures w14:val="none"/>
          </w:rPr>
          <w:t>提供又は</w:t>
        </w:r>
      </w:ins>
      <w:ins w:id="228" w:author="legal-m" w:date="2025-11-12T14:43:00Z" w16du:dateUtc="2025-11-12T05:43:00Z">
        <w:r w:rsidRPr="001F713D">
          <w:rPr>
            <w:rFonts w:ascii="Arial" w:eastAsia="ＭＳ Ｐゴシック" w:hAnsi="Arial" w:cs="Arial"/>
            <w:color w:val="1D1C1D"/>
            <w:kern w:val="0"/>
            <w:sz w:val="23"/>
            <w:szCs w:val="23"/>
            <w14:ligatures w14:val="none"/>
          </w:rPr>
          <w:t>運営が</w:t>
        </w:r>
      </w:ins>
      <w:ins w:id="229" w:author="legal-m" w:date="2025-11-12T14:45:00Z" w16du:dateUtc="2025-11-12T05:45:00Z">
        <w:r w:rsidRPr="001F713D">
          <w:rPr>
            <w:rFonts w:ascii="Arial" w:eastAsia="ＭＳ Ｐゴシック" w:hAnsi="Arial" w:cs="Arial" w:hint="eastAsia"/>
            <w:color w:val="1D1C1D"/>
            <w:kern w:val="0"/>
            <w:sz w:val="23"/>
            <w:szCs w:val="23"/>
            <w14:ligatures w14:val="none"/>
          </w:rPr>
          <w:t>困難となった</w:t>
        </w:r>
      </w:ins>
      <w:ins w:id="230" w:author="legal-m" w:date="2025-11-12T14:43:00Z" w16du:dateUtc="2025-11-12T05:43:00Z">
        <w:r w:rsidRPr="001F713D">
          <w:rPr>
            <w:rFonts w:ascii="Arial" w:eastAsia="ＭＳ Ｐゴシック" w:hAnsi="Arial" w:cs="Arial"/>
            <w:color w:val="1D1C1D"/>
            <w:kern w:val="0"/>
            <w:sz w:val="23"/>
            <w:szCs w:val="23"/>
            <w14:ligatures w14:val="none"/>
          </w:rPr>
          <w:t>場合。</w:t>
        </w:r>
      </w:ins>
    </w:p>
    <w:p w14:paraId="2F02BAE9" w14:textId="52EC7E46" w:rsidR="00723D12" w:rsidRPr="001F713D" w:rsidRDefault="00723D12" w:rsidP="001F713D">
      <w:pPr>
        <w:widowControl/>
        <w:shd w:val="clear" w:color="auto" w:fill="FFFFFF"/>
        <w:rPr>
          <w:ins w:id="231" w:author="legal-m" w:date="2025-11-12T14:44:00Z" w16du:dateUtc="2025-11-12T05:44:00Z"/>
          <w:rFonts w:ascii="Arial" w:eastAsia="ＭＳ Ｐゴシック" w:hAnsi="Arial" w:cs="Arial"/>
          <w:color w:val="1D1C1D"/>
          <w:kern w:val="0"/>
          <w:sz w:val="23"/>
          <w:szCs w:val="23"/>
          <w14:ligatures w14:val="none"/>
        </w:rPr>
      </w:pPr>
      <w:ins w:id="232" w:author="legal-m" w:date="2025-11-12T14:43:00Z" w16du:dateUtc="2025-11-12T05:43:00Z">
        <w:r w:rsidRPr="001F713D">
          <w:rPr>
            <w:rFonts w:ascii="Arial" w:eastAsia="ＭＳ Ｐゴシック" w:hAnsi="Arial" w:cs="Arial"/>
            <w:color w:val="1D1C1D"/>
            <w:kern w:val="0"/>
            <w:sz w:val="23"/>
            <w:szCs w:val="23"/>
            <w14:ligatures w14:val="none"/>
          </w:rPr>
          <w:t xml:space="preserve"> (4)</w:t>
        </w:r>
        <w:r w:rsidRPr="001F713D">
          <w:rPr>
            <w:rFonts w:ascii="Arial" w:eastAsia="ＭＳ Ｐゴシック" w:hAnsi="Arial" w:cs="Arial"/>
            <w:color w:val="1D1C1D"/>
            <w:kern w:val="0"/>
            <w:sz w:val="23"/>
            <w:szCs w:val="23"/>
            <w14:ligatures w14:val="none"/>
          </w:rPr>
          <w:t>その他、当社が本サービスの停止又は中断が必要と合理的に判断した場合。</w:t>
        </w:r>
        <w:r w:rsidRPr="001F713D">
          <w:rPr>
            <w:rFonts w:ascii="Arial" w:eastAsia="ＭＳ Ｐゴシック" w:hAnsi="Arial" w:cs="Arial"/>
            <w:color w:val="1D1C1D"/>
            <w:kern w:val="0"/>
            <w:sz w:val="23"/>
            <w:szCs w:val="23"/>
            <w14:ligatures w14:val="none"/>
          </w:rPr>
          <w:t xml:space="preserve"> </w:t>
        </w:r>
      </w:ins>
    </w:p>
    <w:p w14:paraId="1B2BD22A" w14:textId="77777777" w:rsidR="00723D12" w:rsidRPr="001F713D" w:rsidRDefault="00723D12" w:rsidP="001F713D">
      <w:pPr>
        <w:widowControl/>
        <w:shd w:val="clear" w:color="auto" w:fill="FFFFFF"/>
        <w:rPr>
          <w:ins w:id="233" w:author="legal-m" w:date="2025-11-12T14:44:00Z" w16du:dateUtc="2025-11-12T05:44:00Z"/>
          <w:rFonts w:ascii="Arial" w:eastAsia="ＭＳ Ｐゴシック" w:hAnsi="Arial" w:cs="Arial"/>
          <w:color w:val="1D1C1D"/>
          <w:kern w:val="0"/>
          <w:sz w:val="23"/>
          <w:szCs w:val="23"/>
          <w14:ligatures w14:val="none"/>
        </w:rPr>
      </w:pPr>
      <w:ins w:id="234" w:author="legal-m" w:date="2025-11-12T14:43:00Z" w16du:dateUtc="2025-11-12T05:43:00Z">
        <w:r w:rsidRPr="001F713D">
          <w:rPr>
            <w:rFonts w:ascii="Arial" w:eastAsia="ＭＳ Ｐゴシック" w:hAnsi="Arial" w:cs="Arial"/>
            <w:color w:val="1D1C1D"/>
            <w:kern w:val="0"/>
            <w:sz w:val="23"/>
            <w:szCs w:val="23"/>
            <w14:ligatures w14:val="none"/>
          </w:rPr>
          <w:t xml:space="preserve">3. </w:t>
        </w:r>
        <w:r w:rsidRPr="001F713D">
          <w:rPr>
            <w:rFonts w:ascii="Arial" w:eastAsia="ＭＳ Ｐゴシック" w:hAnsi="Arial" w:cs="Arial"/>
            <w:color w:val="1D1C1D"/>
            <w:kern w:val="0"/>
            <w:sz w:val="23"/>
            <w:szCs w:val="23"/>
            <w14:ligatures w14:val="none"/>
          </w:rPr>
          <w:t>当社は、利用者に事前に通知することなく、本サービスの全部又は一部を終了することができます。</w:t>
        </w:r>
        <w:r w:rsidRPr="001F713D">
          <w:rPr>
            <w:rFonts w:ascii="Arial" w:eastAsia="ＭＳ Ｐゴシック" w:hAnsi="Arial" w:cs="Arial"/>
            <w:color w:val="1D1C1D"/>
            <w:kern w:val="0"/>
            <w:sz w:val="23"/>
            <w:szCs w:val="23"/>
            <w14:ligatures w14:val="none"/>
          </w:rPr>
          <w:t xml:space="preserve"> </w:t>
        </w:r>
      </w:ins>
    </w:p>
    <w:p w14:paraId="02A4DECF" w14:textId="61FBB487" w:rsidR="00723D12" w:rsidRPr="00723D12" w:rsidRDefault="00723D12" w:rsidP="001F713D">
      <w:pPr>
        <w:widowControl/>
        <w:shd w:val="clear" w:color="auto" w:fill="FFFFFF"/>
        <w:rPr>
          <w:rFonts w:ascii="Times New Roman" w:eastAsia="ＭＳ Ｐゴシック" w:hAnsi="Times New Roman" w:cs="Times New Roman"/>
          <w:color w:val="494B54"/>
          <w:spacing w:val="5"/>
          <w:kern w:val="0"/>
          <w:szCs w:val="21"/>
          <w14:ligatures w14:val="none"/>
        </w:rPr>
      </w:pPr>
      <w:ins w:id="235" w:author="legal-m" w:date="2025-11-12T14:43:00Z" w16du:dateUtc="2025-11-12T05:43:00Z">
        <w:r w:rsidRPr="001F713D">
          <w:rPr>
            <w:rFonts w:ascii="Arial" w:eastAsia="ＭＳ Ｐゴシック" w:hAnsi="Arial" w:cs="Arial"/>
            <w:color w:val="1D1C1D"/>
            <w:kern w:val="0"/>
            <w:sz w:val="23"/>
            <w:szCs w:val="23"/>
            <w14:ligatures w14:val="none"/>
          </w:rPr>
          <w:t xml:space="preserve">4. </w:t>
        </w:r>
        <w:r w:rsidRPr="001F713D">
          <w:rPr>
            <w:rFonts w:ascii="Arial" w:eastAsia="ＭＳ Ｐゴシック" w:hAnsi="Arial" w:cs="Arial"/>
            <w:color w:val="1D1C1D"/>
            <w:kern w:val="0"/>
            <w:sz w:val="23"/>
            <w:szCs w:val="23"/>
            <w14:ligatures w14:val="none"/>
          </w:rPr>
          <w:t>本条により利用者に生じた不利益、損害について、当社は一切の責任を負いません。</w:t>
        </w:r>
      </w:ins>
    </w:p>
    <w:p w14:paraId="0B7EBE66"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66BEBE58" w14:textId="479174C2"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236" w:author="legal-m" w:date="2025-11-12T15:46:00Z" w16du:dateUtc="2025-11-12T06:46:00Z">
        <w:r w:rsidR="00DF1636">
          <w:rPr>
            <w:rFonts w:ascii="Arial" w:eastAsia="ＭＳ Ｐゴシック" w:hAnsi="Arial" w:cs="Arial"/>
            <w:color w:val="1D1C1D"/>
            <w:kern w:val="0"/>
            <w:sz w:val="23"/>
            <w:szCs w:val="23"/>
            <w14:ligatures w14:val="none"/>
          </w:rPr>
          <w:t>14</w:t>
        </w:r>
      </w:ins>
      <w:del w:id="237" w:author="legal-m" w:date="2025-11-12T15:46:00Z" w16du:dateUtc="2025-11-12T06:46:00Z">
        <w:r w:rsidRPr="00BE6FE8" w:rsidDel="00DF1636">
          <w:rPr>
            <w:rFonts w:ascii="Arial" w:eastAsia="ＭＳ Ｐゴシック" w:hAnsi="Arial" w:cs="Arial"/>
            <w:color w:val="1D1C1D"/>
            <w:kern w:val="0"/>
            <w:sz w:val="23"/>
            <w:szCs w:val="23"/>
            <w14:ligatures w14:val="none"/>
          </w:rPr>
          <w:delText>8</w:delText>
        </w:r>
      </w:del>
      <w:r w:rsidRPr="00BE6FE8">
        <w:rPr>
          <w:rFonts w:ascii="Arial" w:eastAsia="ＭＳ Ｐゴシック" w:hAnsi="Arial" w:cs="Arial"/>
          <w:color w:val="1D1C1D"/>
          <w:kern w:val="0"/>
          <w:sz w:val="23"/>
          <w:szCs w:val="23"/>
          <w14:ligatures w14:val="none"/>
        </w:rPr>
        <w:t>条（著作権）</w:t>
      </w:r>
      <w:r w:rsidRPr="00BE6FE8">
        <w:rPr>
          <w:rFonts w:ascii="Arial" w:eastAsia="ＭＳ Ｐゴシック" w:hAnsi="Arial" w:cs="Arial"/>
          <w:color w:val="1D1C1D"/>
          <w:kern w:val="0"/>
          <w:sz w:val="23"/>
          <w:szCs w:val="23"/>
          <w14:ligatures w14:val="none"/>
        </w:rPr>
        <w:t> </w:t>
      </w:r>
    </w:p>
    <w:p w14:paraId="31CFAE62" w14:textId="77777777" w:rsidR="00BE6FE8" w:rsidRPr="001F713D" w:rsidRDefault="00BE6FE8" w:rsidP="00BE6FE8">
      <w:pPr>
        <w:widowControl/>
        <w:shd w:val="clear" w:color="auto" w:fill="FFFFFF"/>
        <w:rPr>
          <w:ins w:id="238" w:author="legal-m" w:date="2025-11-12T14:21:00Z" w16du:dateUtc="2025-11-12T05:21:00Z"/>
          <w:rFonts w:ascii="Arial" w:eastAsia="ＭＳ Ｐゴシック" w:hAnsi="Arial" w:cs="Arial"/>
          <w:color w:val="1D1C1D"/>
          <w:kern w:val="0"/>
          <w:sz w:val="23"/>
          <w:szCs w:val="23"/>
          <w14:ligatures w14:val="none"/>
        </w:rPr>
      </w:pPr>
      <w:ins w:id="239" w:author="legal-m" w:date="2025-11-12T14:21:00Z" w16du:dateUtc="2025-11-12T05:21:00Z">
        <w:r w:rsidRPr="001F713D">
          <w:rPr>
            <w:rFonts w:ascii="Arial" w:eastAsia="ＭＳ Ｐゴシック" w:hAnsi="Arial" w:cs="Arial"/>
            <w:color w:val="1D1C1D"/>
            <w:kern w:val="0"/>
            <w:sz w:val="23"/>
            <w:szCs w:val="23"/>
            <w14:ligatures w14:val="none"/>
          </w:rPr>
          <w:t xml:space="preserve">1. </w:t>
        </w:r>
        <w:r w:rsidRPr="001F713D">
          <w:rPr>
            <w:rFonts w:ascii="Arial" w:eastAsia="ＭＳ Ｐゴシック" w:hAnsi="Arial" w:cs="Arial"/>
            <w:color w:val="1D1C1D"/>
            <w:kern w:val="0"/>
            <w:sz w:val="23"/>
            <w:szCs w:val="23"/>
            <w14:ligatures w14:val="none"/>
          </w:rPr>
          <w:t>利用者は、利用者が本サービスの利用を通じて当社に提供する全ての著作物（著作権法第</w:t>
        </w:r>
        <w:r w:rsidRPr="001F713D">
          <w:rPr>
            <w:rFonts w:ascii="Arial" w:eastAsia="ＭＳ Ｐゴシック" w:hAnsi="Arial" w:cs="Arial"/>
            <w:color w:val="1D1C1D"/>
            <w:kern w:val="0"/>
            <w:sz w:val="23"/>
            <w:szCs w:val="23"/>
            <w14:ligatures w14:val="none"/>
          </w:rPr>
          <w:t>27</w:t>
        </w:r>
        <w:r w:rsidRPr="001F713D">
          <w:rPr>
            <w:rFonts w:ascii="Arial" w:eastAsia="ＭＳ Ｐゴシック" w:hAnsi="Arial" w:cs="Arial"/>
            <w:color w:val="1D1C1D"/>
            <w:kern w:val="0"/>
            <w:sz w:val="23"/>
            <w:szCs w:val="23"/>
            <w14:ligatures w14:val="none"/>
          </w:rPr>
          <w:t>条及び第</w:t>
        </w:r>
        <w:r w:rsidRPr="001F713D">
          <w:rPr>
            <w:rFonts w:ascii="Arial" w:eastAsia="ＭＳ Ｐゴシック" w:hAnsi="Arial" w:cs="Arial"/>
            <w:color w:val="1D1C1D"/>
            <w:kern w:val="0"/>
            <w:sz w:val="23"/>
            <w:szCs w:val="23"/>
            <w14:ligatures w14:val="none"/>
          </w:rPr>
          <w:t>28</w:t>
        </w:r>
        <w:r w:rsidRPr="001F713D">
          <w:rPr>
            <w:rFonts w:ascii="Arial" w:eastAsia="ＭＳ Ｐゴシック" w:hAnsi="Arial" w:cs="Arial"/>
            <w:color w:val="1D1C1D"/>
            <w:kern w:val="0"/>
            <w:sz w:val="23"/>
            <w:szCs w:val="23"/>
            <w14:ligatures w14:val="none"/>
          </w:rPr>
          <w:t>条に定める権利を含みます。）について、目的を問わず、無償かつ無制限に利用できる権利を当社に対して許諾することについて同意します。</w:t>
        </w:r>
      </w:ins>
    </w:p>
    <w:p w14:paraId="22880A76" w14:textId="77777777" w:rsidR="00BE6FE8" w:rsidRPr="001F713D" w:rsidRDefault="00BE6FE8" w:rsidP="00BE6FE8">
      <w:pPr>
        <w:widowControl/>
        <w:shd w:val="clear" w:color="auto" w:fill="FFFFFF"/>
        <w:rPr>
          <w:ins w:id="240" w:author="legal-m" w:date="2025-11-12T14:22:00Z" w16du:dateUtc="2025-11-12T05:22:00Z"/>
          <w:rFonts w:ascii="Arial" w:eastAsia="ＭＳ Ｐゴシック" w:hAnsi="Arial" w:cs="Arial"/>
          <w:color w:val="1D1C1D"/>
          <w:kern w:val="0"/>
          <w:sz w:val="23"/>
          <w:szCs w:val="23"/>
          <w14:ligatures w14:val="none"/>
        </w:rPr>
      </w:pPr>
      <w:ins w:id="241" w:author="legal-m" w:date="2025-11-12T14:21:00Z" w16du:dateUtc="2025-11-12T05:21:00Z">
        <w:r w:rsidRPr="001F713D">
          <w:rPr>
            <w:rFonts w:ascii="Arial" w:eastAsia="ＭＳ Ｐゴシック" w:hAnsi="Arial" w:cs="Arial"/>
            <w:color w:val="1D1C1D"/>
            <w:kern w:val="0"/>
            <w:sz w:val="23"/>
            <w:szCs w:val="23"/>
            <w14:ligatures w14:val="none"/>
          </w:rPr>
          <w:lastRenderedPageBreak/>
          <w:t xml:space="preserve">2. </w:t>
        </w:r>
        <w:r w:rsidRPr="001F713D">
          <w:rPr>
            <w:rFonts w:ascii="Arial" w:eastAsia="ＭＳ Ｐゴシック" w:hAnsi="Arial" w:cs="Arial"/>
            <w:color w:val="1D1C1D"/>
            <w:kern w:val="0"/>
            <w:sz w:val="23"/>
            <w:szCs w:val="23"/>
            <w14:ligatures w14:val="none"/>
          </w:rPr>
          <w:t>利用者は、方法又は形態の如何を問わず、本サービスにおいて当社から提供される全ての情報及びコンテンツ（以下総称して「当社コンテンツ」といいます。）を著作権法に定める、私的使用の範囲を超えて複製、転載、公衆送信、改変その他の利用をすることはできません。</w:t>
        </w:r>
      </w:ins>
    </w:p>
    <w:p w14:paraId="51E1199E" w14:textId="50FBD389" w:rsidR="00BE6FE8" w:rsidRPr="001F713D" w:rsidRDefault="00BE6FE8" w:rsidP="00BE6FE8">
      <w:pPr>
        <w:widowControl/>
        <w:shd w:val="clear" w:color="auto" w:fill="FFFFFF"/>
        <w:rPr>
          <w:ins w:id="242" w:author="legal-m" w:date="2025-11-12T14:21:00Z" w16du:dateUtc="2025-11-12T05:21:00Z"/>
          <w:rFonts w:ascii="Arial" w:eastAsia="ＭＳ Ｐゴシック" w:hAnsi="Arial" w:cs="Arial"/>
          <w:color w:val="1D1C1D"/>
          <w:kern w:val="0"/>
          <w:sz w:val="23"/>
          <w:szCs w:val="23"/>
          <w14:ligatures w14:val="none"/>
        </w:rPr>
      </w:pPr>
      <w:ins w:id="243" w:author="legal-m" w:date="2025-11-12T14:21:00Z" w16du:dateUtc="2025-11-12T05:21:00Z">
        <w:r w:rsidRPr="001F713D">
          <w:rPr>
            <w:rFonts w:ascii="Arial" w:eastAsia="ＭＳ Ｐゴシック" w:hAnsi="Arial" w:cs="Arial"/>
            <w:color w:val="1D1C1D"/>
            <w:kern w:val="0"/>
            <w:sz w:val="23"/>
            <w:szCs w:val="23"/>
            <w14:ligatures w14:val="none"/>
          </w:rPr>
          <w:t xml:space="preserve">3. </w:t>
        </w:r>
        <w:r w:rsidRPr="001F713D">
          <w:rPr>
            <w:rFonts w:ascii="Arial" w:eastAsia="ＭＳ Ｐゴシック" w:hAnsi="Arial" w:cs="Arial"/>
            <w:color w:val="1D1C1D"/>
            <w:kern w:val="0"/>
            <w:sz w:val="23"/>
            <w:szCs w:val="23"/>
            <w14:ligatures w14:val="none"/>
          </w:rPr>
          <w:t>当社コンテンツに関する著作権、特許権、実用新案権、商標権、意匠権その他一切の知的財産権及びこれらの権利の登録を受ける権利（以下総称して「知的財産権」といいます。）は、当社又は当社がライセンスを受けているライセンサーに帰属し、利用者には帰属しません。</w:t>
        </w:r>
      </w:ins>
    </w:p>
    <w:p w14:paraId="4541818F" w14:textId="77777777" w:rsidR="00D63104" w:rsidRDefault="00BE6FE8" w:rsidP="00BE6FE8">
      <w:pPr>
        <w:widowControl/>
        <w:shd w:val="clear" w:color="auto" w:fill="FFFFFF"/>
        <w:rPr>
          <w:ins w:id="244" w:author="legal-m" w:date="2025-11-12T16:13:00Z" w16du:dateUtc="2025-11-12T07:13:00Z"/>
          <w:rFonts w:ascii="Arial" w:eastAsia="ＭＳ Ｐゴシック" w:hAnsi="Arial" w:cs="Arial"/>
          <w:color w:val="1D1C1D"/>
          <w:kern w:val="0"/>
          <w:sz w:val="23"/>
          <w:szCs w:val="23"/>
          <w14:ligatures w14:val="none"/>
        </w:rPr>
      </w:pPr>
      <w:ins w:id="245" w:author="legal-m" w:date="2025-11-12T14:21:00Z" w16du:dateUtc="2025-11-12T05:21:00Z">
        <w:r w:rsidRPr="001F713D">
          <w:rPr>
            <w:rFonts w:ascii="Arial" w:eastAsia="ＭＳ Ｐゴシック" w:hAnsi="Arial" w:cs="Arial"/>
            <w:color w:val="1D1C1D"/>
            <w:kern w:val="0"/>
            <w:sz w:val="23"/>
            <w:szCs w:val="23"/>
            <w14:ligatures w14:val="none"/>
          </w:rPr>
          <w:t xml:space="preserve">4. </w:t>
        </w:r>
        <w:r w:rsidRPr="001F713D">
          <w:rPr>
            <w:rFonts w:ascii="Arial" w:eastAsia="ＭＳ Ｐゴシック" w:hAnsi="Arial" w:cs="Arial"/>
            <w:color w:val="1D1C1D"/>
            <w:kern w:val="0"/>
            <w:sz w:val="23"/>
            <w:szCs w:val="23"/>
            <w14:ligatures w14:val="none"/>
          </w:rPr>
          <w:t>利用者が本条の規定に違反して問題が発生した場合、利用者は、自己の費用と責任において当該問題を解決するとともに、当社に何らの不利益、負担又は損害を与えないよう適切な措置を講じなければなりません。</w:t>
        </w:r>
      </w:ins>
    </w:p>
    <w:p w14:paraId="7AF4F415" w14:textId="45616A8D" w:rsidR="00BE6FE8" w:rsidRDefault="00BE6FE8" w:rsidP="00BE6FE8">
      <w:pPr>
        <w:widowControl/>
        <w:shd w:val="clear" w:color="auto" w:fill="FFFFFF"/>
        <w:rPr>
          <w:rFonts w:ascii="Arial" w:eastAsia="ＭＳ Ｐゴシック" w:hAnsi="Arial" w:cs="Arial"/>
          <w:color w:val="1D1C1D"/>
          <w:kern w:val="0"/>
          <w:sz w:val="23"/>
          <w:szCs w:val="23"/>
          <w14:ligatures w14:val="none"/>
        </w:rPr>
      </w:pPr>
      <w:ins w:id="246" w:author="legal-m" w:date="2025-11-12T14:21:00Z" w16du:dateUtc="2025-11-12T05:21:00Z">
        <w:r w:rsidRPr="001F713D">
          <w:rPr>
            <w:rFonts w:ascii="Arial" w:eastAsia="ＭＳ Ｐゴシック" w:hAnsi="Arial" w:cs="Arial"/>
            <w:color w:val="1D1C1D"/>
            <w:kern w:val="0"/>
            <w:sz w:val="23"/>
            <w:szCs w:val="23"/>
            <w14:ligatures w14:val="none"/>
          </w:rPr>
          <w:t xml:space="preserve">5. </w:t>
        </w:r>
        <w:r w:rsidRPr="001F713D">
          <w:rPr>
            <w:rFonts w:ascii="Arial" w:eastAsia="ＭＳ Ｐゴシック" w:hAnsi="Arial" w:cs="Arial"/>
            <w:color w:val="1D1C1D"/>
            <w:kern w:val="0"/>
            <w:sz w:val="23"/>
            <w:szCs w:val="23"/>
            <w14:ligatures w14:val="none"/>
          </w:rPr>
          <w:t>利用者は、著作物となりうる掲載内容の一部について、当社並びに当社より正当に権利を取得した第三者及び当該第三者から権利を承継した者に対し、著作者人格権（公表権、氏名表示権及び同一性保持権を含みます。）を行使しま</w:t>
        </w:r>
      </w:ins>
      <w:ins w:id="247" w:author="legal-m" w:date="2025-11-12T14:22:00Z" w16du:dateUtc="2025-11-12T05:22:00Z">
        <w:r w:rsidRPr="001F713D">
          <w:rPr>
            <w:rFonts w:ascii="Arial" w:eastAsia="ＭＳ Ｐゴシック" w:hAnsi="Arial" w:cs="Arial" w:hint="eastAsia"/>
            <w:color w:val="1D1C1D"/>
            <w:kern w:val="0"/>
            <w:sz w:val="23"/>
            <w:szCs w:val="23"/>
            <w14:ligatures w14:val="none"/>
          </w:rPr>
          <w:t>せん。</w:t>
        </w:r>
      </w:ins>
      <w:del w:id="248" w:author="legal-m" w:date="2025-11-12T14:21:00Z" w16du:dateUtc="2025-11-12T05:21:00Z">
        <w:r w:rsidRPr="00BE6FE8" w:rsidDel="00BE6FE8">
          <w:rPr>
            <w:rFonts w:ascii="Arial" w:eastAsia="ＭＳ Ｐゴシック" w:hAnsi="Arial" w:cs="Arial"/>
            <w:color w:val="1D1C1D"/>
            <w:kern w:val="0"/>
            <w:sz w:val="23"/>
            <w:szCs w:val="23"/>
            <w14:ligatures w14:val="none"/>
          </w:rPr>
          <w:delText xml:space="preserve"> 1. </w:delText>
        </w:r>
        <w:r w:rsidRPr="00BE6FE8" w:rsidDel="00BE6FE8">
          <w:rPr>
            <w:rFonts w:ascii="Arial" w:eastAsia="ＭＳ Ｐゴシック" w:hAnsi="Arial" w:cs="Arial"/>
            <w:color w:val="1D1C1D"/>
            <w:kern w:val="0"/>
            <w:sz w:val="23"/>
            <w:szCs w:val="23"/>
            <w14:ligatures w14:val="none"/>
          </w:rPr>
          <w:delText>本サービスにおいて当社が提供するコンテンツの著作権は、当社または当社にライセンスを許諾している者に帰属します。</w:delText>
        </w:r>
        <w:r w:rsidRPr="00BE6FE8" w:rsidDel="00BE6FE8">
          <w:rPr>
            <w:rFonts w:ascii="Arial" w:eastAsia="ＭＳ Ｐゴシック" w:hAnsi="Arial" w:cs="Arial"/>
            <w:color w:val="1D1C1D"/>
            <w:kern w:val="0"/>
            <w:sz w:val="23"/>
            <w:szCs w:val="23"/>
            <w14:ligatures w14:val="none"/>
          </w:rPr>
          <w:br/>
          <w:delText xml:space="preserve">  2. </w:delText>
        </w:r>
        <w:r w:rsidRPr="00BE6FE8" w:rsidDel="00BE6FE8">
          <w:rPr>
            <w:rFonts w:ascii="Arial" w:eastAsia="ＭＳ Ｐゴシック" w:hAnsi="Arial" w:cs="Arial"/>
            <w:color w:val="1D1C1D"/>
            <w:kern w:val="0"/>
            <w:sz w:val="23"/>
            <w:szCs w:val="23"/>
            <w14:ligatures w14:val="none"/>
          </w:rPr>
          <w:delText>利用者は、本サービスの利用により得られる一切の情報について、当社の事前の書面による承諾を得ることなく、複製、転載、その他の利用をしてはなりません。</w:delText>
        </w:r>
      </w:del>
    </w:p>
    <w:p w14:paraId="42C67026"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119E62C3" w14:textId="035B6146"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249" w:author="legal-m" w:date="2025-11-12T15:46:00Z" w16du:dateUtc="2025-11-12T06:46:00Z">
        <w:r w:rsidR="00DF1636">
          <w:rPr>
            <w:rFonts w:ascii="Arial" w:eastAsia="ＭＳ Ｐゴシック" w:hAnsi="Arial" w:cs="Arial"/>
            <w:color w:val="1D1C1D"/>
            <w:kern w:val="0"/>
            <w:sz w:val="23"/>
            <w:szCs w:val="23"/>
            <w14:ligatures w14:val="none"/>
          </w:rPr>
          <w:t>15</w:t>
        </w:r>
      </w:ins>
      <w:del w:id="250" w:author="legal-m" w:date="2025-11-12T15:46:00Z" w16du:dateUtc="2025-11-12T06:46:00Z">
        <w:r w:rsidRPr="00BE6FE8" w:rsidDel="00DF1636">
          <w:rPr>
            <w:rFonts w:ascii="Arial" w:eastAsia="ＭＳ Ｐゴシック" w:hAnsi="Arial" w:cs="Arial"/>
            <w:color w:val="1D1C1D"/>
            <w:kern w:val="0"/>
            <w:sz w:val="23"/>
            <w:szCs w:val="23"/>
            <w14:ligatures w14:val="none"/>
          </w:rPr>
          <w:delText>9</w:delText>
        </w:r>
      </w:del>
      <w:r w:rsidRPr="00BE6FE8">
        <w:rPr>
          <w:rFonts w:ascii="Arial" w:eastAsia="ＭＳ Ｐゴシック" w:hAnsi="Arial" w:cs="Arial"/>
          <w:color w:val="1D1C1D"/>
          <w:kern w:val="0"/>
          <w:sz w:val="23"/>
          <w:szCs w:val="23"/>
          <w14:ligatures w14:val="none"/>
        </w:rPr>
        <w:t>条（第三者提供データの利用）</w:t>
      </w:r>
      <w:r w:rsidRPr="00BE6FE8">
        <w:rPr>
          <w:rFonts w:ascii="Arial" w:eastAsia="ＭＳ Ｐゴシック" w:hAnsi="Arial" w:cs="Arial"/>
          <w:color w:val="1D1C1D"/>
          <w:kern w:val="0"/>
          <w:sz w:val="23"/>
          <w:szCs w:val="23"/>
          <w14:ligatures w14:val="none"/>
        </w:rPr>
        <w:t> </w:t>
      </w:r>
    </w:p>
    <w:p w14:paraId="36637900" w14:textId="3E9913EE"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xml:space="preserve"> 1. </w:t>
      </w:r>
      <w:r w:rsidRPr="00BE6FE8">
        <w:rPr>
          <w:rFonts w:ascii="Arial" w:eastAsia="ＭＳ Ｐゴシック" w:hAnsi="Arial" w:cs="Arial"/>
          <w:color w:val="1D1C1D"/>
          <w:kern w:val="0"/>
          <w:sz w:val="23"/>
          <w:szCs w:val="23"/>
          <w14:ligatures w14:val="none"/>
        </w:rPr>
        <w:t>本サービスは、国土交通省が提供する不動産情報ライブラリ（不動産取引価格情報、地価公示データ等）をはじめとする、公的機関が公開するデータを利用しています。</w:t>
      </w:r>
      <w:r w:rsidRPr="00BE6FE8">
        <w:rPr>
          <w:rFonts w:ascii="Arial" w:eastAsia="ＭＳ Ｐゴシック" w:hAnsi="Arial" w:cs="Arial"/>
          <w:color w:val="1D1C1D"/>
          <w:kern w:val="0"/>
          <w:sz w:val="23"/>
          <w:szCs w:val="23"/>
          <w14:ligatures w14:val="none"/>
        </w:rPr>
        <w:br/>
        <w:t xml:space="preserve">  2. </w:t>
      </w:r>
      <w:r w:rsidRPr="00BE6FE8">
        <w:rPr>
          <w:rFonts w:ascii="Arial" w:eastAsia="ＭＳ Ｐゴシック" w:hAnsi="Arial" w:cs="Arial"/>
          <w:color w:val="1D1C1D"/>
          <w:kern w:val="0"/>
          <w:sz w:val="23"/>
          <w:szCs w:val="23"/>
          <w14:ligatures w14:val="none"/>
        </w:rPr>
        <w:t>これらの第三者提供データの著作権は、それぞれのデータ提供者に帰属します。</w:t>
      </w:r>
      <w:r w:rsidRPr="00BE6FE8">
        <w:rPr>
          <w:rFonts w:ascii="Arial" w:eastAsia="ＭＳ Ｐゴシック" w:hAnsi="Arial" w:cs="Arial"/>
          <w:color w:val="1D1C1D"/>
          <w:kern w:val="0"/>
          <w:sz w:val="23"/>
          <w:szCs w:val="23"/>
          <w14:ligatures w14:val="none"/>
        </w:rPr>
        <w:br/>
        <w:t xml:space="preserve">  3. </w:t>
      </w:r>
      <w:r w:rsidRPr="00BE6FE8">
        <w:rPr>
          <w:rFonts w:ascii="Arial" w:eastAsia="ＭＳ Ｐゴシック" w:hAnsi="Arial" w:cs="Arial"/>
          <w:color w:val="1D1C1D"/>
          <w:kern w:val="0"/>
          <w:sz w:val="23"/>
          <w:szCs w:val="23"/>
          <w14:ligatures w14:val="none"/>
        </w:rPr>
        <w:t>当社は、第三者提供データの正確性、完全性、最新性、有用性等について、いかなる保証も行いません。</w:t>
      </w:r>
      <w:r w:rsidRPr="00BE6FE8">
        <w:rPr>
          <w:rFonts w:ascii="Arial" w:eastAsia="ＭＳ Ｐゴシック" w:hAnsi="Arial" w:cs="Arial"/>
          <w:color w:val="1D1C1D"/>
          <w:kern w:val="0"/>
          <w:sz w:val="23"/>
          <w:szCs w:val="23"/>
          <w14:ligatures w14:val="none"/>
        </w:rPr>
        <w:br/>
        <w:t xml:space="preserve">  4. </w:t>
      </w:r>
      <w:r w:rsidRPr="00BE6FE8">
        <w:rPr>
          <w:rFonts w:ascii="Arial" w:eastAsia="ＭＳ Ｐゴシック" w:hAnsi="Arial" w:cs="Arial"/>
          <w:color w:val="1D1C1D"/>
          <w:kern w:val="0"/>
          <w:sz w:val="23"/>
          <w:szCs w:val="23"/>
          <w14:ligatures w14:val="none"/>
        </w:rPr>
        <w:t>利用者は、第三者提供データを本サービスの利用目的の範囲内でのみ利用するものとし、データ提供者が定める利用条件がある場合には、これに従うものとします。</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【データ出典の詳細】</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本サービスは、国土交通省の不動産情報ライブラリの</w:t>
      </w:r>
      <w:r w:rsidRPr="00BE6FE8">
        <w:rPr>
          <w:rFonts w:ascii="Arial" w:eastAsia="ＭＳ Ｐゴシック" w:hAnsi="Arial" w:cs="Arial"/>
          <w:color w:val="1D1C1D"/>
          <w:kern w:val="0"/>
          <w:sz w:val="23"/>
          <w:szCs w:val="23"/>
          <w14:ligatures w14:val="none"/>
        </w:rPr>
        <w:t>API</w:t>
      </w:r>
      <w:r w:rsidRPr="00BE6FE8">
        <w:rPr>
          <w:rFonts w:ascii="Arial" w:eastAsia="ＭＳ Ｐゴシック" w:hAnsi="Arial" w:cs="Arial"/>
          <w:color w:val="1D1C1D"/>
          <w:kern w:val="0"/>
          <w:sz w:val="23"/>
          <w:szCs w:val="23"/>
          <w14:ligatures w14:val="none"/>
        </w:rPr>
        <w:t>機能を使用していますが、提供情報の最新性、正確性、完全性等が保証されたものではありません。</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出典：国土交通省</w:t>
      </w:r>
      <w:r w:rsidRPr="00BE6FE8">
        <w:rPr>
          <w:rFonts w:ascii="Arial" w:eastAsia="ＭＳ Ｐゴシック" w:hAnsi="Arial" w:cs="Arial"/>
          <w:color w:val="1D1C1D"/>
          <w:kern w:val="0"/>
          <w:sz w:val="23"/>
          <w:szCs w:val="23"/>
          <w14:ligatures w14:val="none"/>
        </w:rPr>
        <w:t xml:space="preserve"> </w:t>
      </w:r>
      <w:r w:rsidRPr="00BE6FE8">
        <w:rPr>
          <w:rFonts w:ascii="Arial" w:eastAsia="ＭＳ Ｐゴシック" w:hAnsi="Arial" w:cs="Arial"/>
          <w:color w:val="1D1C1D"/>
          <w:kern w:val="0"/>
          <w:sz w:val="23"/>
          <w:szCs w:val="23"/>
          <w14:ligatures w14:val="none"/>
        </w:rPr>
        <w:t>不動産情報ライブラリ（</w:t>
      </w:r>
      <w:r w:rsidRPr="00BE6FE8">
        <w:rPr>
          <w:rFonts w:ascii="Arial" w:eastAsia="ＭＳ Ｐゴシック" w:hAnsi="Arial" w:cs="Arial"/>
          <w:color w:val="1D1C1D"/>
          <w:kern w:val="0"/>
          <w:sz w:val="23"/>
          <w:szCs w:val="23"/>
          <w14:ligatures w14:val="none"/>
        </w:rPr>
        <w:fldChar w:fldCharType="begin"/>
      </w:r>
      <w:r w:rsidRPr="00BE6FE8">
        <w:rPr>
          <w:rFonts w:ascii="Arial" w:eastAsia="ＭＳ Ｐゴシック" w:hAnsi="Arial" w:cs="Arial"/>
          <w:color w:val="1D1C1D"/>
          <w:kern w:val="0"/>
          <w:sz w:val="23"/>
          <w:szCs w:val="23"/>
          <w14:ligatures w14:val="none"/>
        </w:rPr>
        <w:instrText>HYPERLINK "https://www.reinfolib.mlit.go.jp/" \t "_blank"</w:instrText>
      </w:r>
      <w:r w:rsidRPr="00BE6FE8">
        <w:rPr>
          <w:rFonts w:ascii="Arial" w:eastAsia="ＭＳ Ｐゴシック" w:hAnsi="Arial" w:cs="Arial"/>
          <w:color w:val="1D1C1D"/>
          <w:kern w:val="0"/>
          <w:sz w:val="23"/>
          <w:szCs w:val="23"/>
          <w14:ligatures w14:val="none"/>
        </w:rPr>
      </w:r>
      <w:r w:rsidRPr="00BE6FE8">
        <w:rPr>
          <w:rFonts w:ascii="Arial" w:eastAsia="ＭＳ Ｐゴシック" w:hAnsi="Arial" w:cs="Arial"/>
          <w:color w:val="1D1C1D"/>
          <w:kern w:val="0"/>
          <w:sz w:val="23"/>
          <w:szCs w:val="23"/>
          <w14:ligatures w14:val="none"/>
        </w:rPr>
        <w:fldChar w:fldCharType="separate"/>
      </w:r>
      <w:r w:rsidRPr="00BE6FE8">
        <w:rPr>
          <w:rFonts w:ascii="Arial" w:eastAsia="ＭＳ Ｐゴシック" w:hAnsi="Arial" w:cs="Arial"/>
          <w:color w:val="1264A3"/>
          <w:kern w:val="0"/>
          <w:sz w:val="23"/>
          <w:szCs w:val="23"/>
          <w:u w:val="single"/>
          <w14:ligatures w14:val="none"/>
        </w:rPr>
        <w:t>https://www.reinfolib.mlit.go.jp/</w:t>
      </w:r>
      <w:r w:rsidRPr="00BE6FE8">
        <w:rPr>
          <w:rFonts w:ascii="Arial" w:eastAsia="ＭＳ Ｐゴシック" w:hAnsi="Arial" w:cs="Arial"/>
          <w:color w:val="1D1C1D"/>
          <w:kern w:val="0"/>
          <w:sz w:val="23"/>
          <w:szCs w:val="23"/>
          <w14:ligatures w14:val="none"/>
        </w:rPr>
        <w:fldChar w:fldCharType="end"/>
      </w:r>
      <w:r w:rsidRPr="00BE6FE8">
        <w:rPr>
          <w:rFonts w:ascii="Arial" w:eastAsia="ＭＳ Ｐゴシック" w:hAnsi="Arial" w:cs="Arial"/>
          <w:color w:val="1D1C1D"/>
          <w:kern w:val="0"/>
          <w:sz w:val="23"/>
          <w:szCs w:val="23"/>
          <w14:ligatures w14:val="none"/>
        </w:rPr>
        <w:t>）</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「不動産取引価格情報」「地価公示」「都道府県地価調査」（国土交通省</w:t>
      </w:r>
      <w:r w:rsidRPr="00BE6FE8">
        <w:rPr>
          <w:rFonts w:ascii="Arial" w:eastAsia="ＭＳ Ｐゴシック" w:hAnsi="Arial" w:cs="Arial"/>
          <w:color w:val="1D1C1D"/>
          <w:kern w:val="0"/>
          <w:sz w:val="23"/>
          <w:szCs w:val="23"/>
          <w14:ligatures w14:val="none"/>
        </w:rPr>
        <w:t xml:space="preserve"> </w:t>
      </w:r>
      <w:r w:rsidRPr="00BE6FE8">
        <w:rPr>
          <w:rFonts w:ascii="Arial" w:eastAsia="ＭＳ Ｐゴシック" w:hAnsi="Arial" w:cs="Arial"/>
          <w:color w:val="1D1C1D"/>
          <w:kern w:val="0"/>
          <w:sz w:val="23"/>
          <w:szCs w:val="23"/>
          <w14:ligatures w14:val="none"/>
        </w:rPr>
        <w:t>不動産情報ライブラリ）をもとに株式会社</w:t>
      </w:r>
      <w:proofErr w:type="spellStart"/>
      <w:r w:rsidRPr="00BE6FE8">
        <w:rPr>
          <w:rFonts w:ascii="Arial" w:eastAsia="ＭＳ Ｐゴシック" w:hAnsi="Arial" w:cs="Arial"/>
          <w:color w:val="1D1C1D"/>
          <w:kern w:val="0"/>
          <w:sz w:val="23"/>
          <w:szCs w:val="23"/>
          <w14:ligatures w14:val="none"/>
        </w:rPr>
        <w:t>StartupMarketing</w:t>
      </w:r>
      <w:proofErr w:type="spellEnd"/>
      <w:r w:rsidRPr="00BE6FE8">
        <w:rPr>
          <w:rFonts w:ascii="Arial" w:eastAsia="ＭＳ Ｐゴシック" w:hAnsi="Arial" w:cs="Arial"/>
          <w:color w:val="1D1C1D"/>
          <w:kern w:val="0"/>
          <w:sz w:val="23"/>
          <w:szCs w:val="23"/>
          <w14:ligatures w14:val="none"/>
        </w:rPr>
        <w:t>が編集・加工。</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本アプリケーションは株式会社</w:t>
      </w:r>
      <w:proofErr w:type="spellStart"/>
      <w:r w:rsidRPr="00BE6FE8">
        <w:rPr>
          <w:rFonts w:ascii="Arial" w:eastAsia="ＭＳ Ｐゴシック" w:hAnsi="Arial" w:cs="Arial"/>
          <w:color w:val="1D1C1D"/>
          <w:kern w:val="0"/>
          <w:sz w:val="23"/>
          <w:szCs w:val="23"/>
          <w14:ligatures w14:val="none"/>
        </w:rPr>
        <w:t>StartupMarketing</w:t>
      </w:r>
      <w:proofErr w:type="spellEnd"/>
      <w:r w:rsidRPr="00BE6FE8">
        <w:rPr>
          <w:rFonts w:ascii="Arial" w:eastAsia="ＭＳ Ｐゴシック" w:hAnsi="Arial" w:cs="Arial"/>
          <w:color w:val="1D1C1D"/>
          <w:kern w:val="0"/>
          <w:sz w:val="23"/>
          <w:szCs w:val="23"/>
          <w14:ligatures w14:val="none"/>
        </w:rPr>
        <w:t>が開発・運営しており、国土交通省が運営するものではありません。</w:t>
      </w:r>
      <w:r w:rsidRPr="00BE6FE8">
        <w:rPr>
          <w:rFonts w:ascii="Arial" w:eastAsia="ＭＳ Ｐゴシック" w:hAnsi="Arial" w:cs="Arial"/>
          <w:color w:val="1D1C1D"/>
          <w:kern w:val="0"/>
          <w:sz w:val="23"/>
          <w:szCs w:val="23"/>
          <w14:ligatures w14:val="none"/>
        </w:rPr>
        <w:br/>
        <w:t xml:space="preserve">  - </w:t>
      </w:r>
      <w:r w:rsidRPr="00BE6FE8">
        <w:rPr>
          <w:rFonts w:ascii="Arial" w:eastAsia="ＭＳ Ｐゴシック" w:hAnsi="Arial" w:cs="Arial"/>
          <w:color w:val="1D1C1D"/>
          <w:kern w:val="0"/>
          <w:sz w:val="23"/>
          <w:szCs w:val="23"/>
          <w14:ligatures w14:val="none"/>
        </w:rPr>
        <w:t>本サービスは宅地建物取引業務の代替ではありません。実務は宅地建物取引士・税理士等にご相談ください。</w:t>
      </w:r>
    </w:p>
    <w:p w14:paraId="42D5FBC5" w14:textId="77777777" w:rsidR="00BE6FE8" w:rsidRDefault="00BE6FE8" w:rsidP="00BE6FE8">
      <w:pPr>
        <w:widowControl/>
        <w:shd w:val="clear" w:color="auto" w:fill="FFFFFF"/>
        <w:rPr>
          <w:ins w:id="251" w:author="legal-m" w:date="2025-11-12T14:24:00Z" w16du:dateUtc="2025-11-12T05:24:00Z"/>
          <w:rFonts w:ascii="Arial" w:eastAsia="ＭＳ Ｐゴシック" w:hAnsi="Arial" w:cs="Arial"/>
          <w:color w:val="1D1C1D"/>
          <w:kern w:val="0"/>
          <w:sz w:val="23"/>
          <w:szCs w:val="23"/>
          <w14:ligatures w14:val="none"/>
        </w:rPr>
      </w:pPr>
    </w:p>
    <w:p w14:paraId="7BF90874" w14:textId="5E5F92CF" w:rsidR="00BE6FE8" w:rsidRDefault="00BE6FE8" w:rsidP="00BE6FE8">
      <w:pPr>
        <w:widowControl/>
        <w:shd w:val="clear" w:color="auto" w:fill="FFFFFF"/>
        <w:ind w:firstLineChars="50" w:firstLine="115"/>
        <w:rPr>
          <w:ins w:id="252" w:author="legal-m" w:date="2025-11-12T14:24:00Z" w16du:dateUtc="2025-11-12T05:24:00Z"/>
          <w:rFonts w:ascii="Arial" w:eastAsia="ＭＳ Ｐゴシック" w:hAnsi="Arial" w:cs="Arial"/>
          <w:color w:val="1D1C1D"/>
          <w:kern w:val="0"/>
          <w:sz w:val="23"/>
          <w:szCs w:val="23"/>
          <w14:ligatures w14:val="none"/>
        </w:rPr>
      </w:pPr>
      <w:ins w:id="253" w:author="legal-m" w:date="2025-11-12T14:24:00Z" w16du:dateUtc="2025-11-12T05:24:00Z">
        <w:r>
          <w:rPr>
            <w:rFonts w:ascii="Arial" w:eastAsia="ＭＳ Ｐゴシック" w:hAnsi="Arial" w:cs="Arial" w:hint="eastAsia"/>
            <w:color w:val="1D1C1D"/>
            <w:kern w:val="0"/>
            <w:sz w:val="23"/>
            <w:szCs w:val="23"/>
            <w14:ligatures w14:val="none"/>
          </w:rPr>
          <w:t>第</w:t>
        </w:r>
        <w:r>
          <w:rPr>
            <w:rFonts w:ascii="Arial" w:eastAsia="ＭＳ Ｐゴシック" w:hAnsi="Arial" w:cs="Arial"/>
            <w:color w:val="1D1C1D"/>
            <w:kern w:val="0"/>
            <w:sz w:val="23"/>
            <w:szCs w:val="23"/>
            <w14:ligatures w14:val="none"/>
          </w:rPr>
          <w:t>1</w:t>
        </w:r>
      </w:ins>
      <w:ins w:id="254" w:author="legal-m" w:date="2025-11-12T15:46:00Z" w16du:dateUtc="2025-11-12T06:46:00Z">
        <w:r w:rsidR="00DF1636">
          <w:rPr>
            <w:rFonts w:ascii="Arial" w:eastAsia="ＭＳ Ｐゴシック" w:hAnsi="Arial" w:cs="Arial"/>
            <w:color w:val="1D1C1D"/>
            <w:kern w:val="0"/>
            <w:sz w:val="23"/>
            <w:szCs w:val="23"/>
            <w14:ligatures w14:val="none"/>
          </w:rPr>
          <w:t>6</w:t>
        </w:r>
      </w:ins>
      <w:ins w:id="255" w:author="legal-m" w:date="2025-11-12T14:24:00Z" w16du:dateUtc="2025-11-12T05:24:00Z">
        <w:r>
          <w:rPr>
            <w:rFonts w:ascii="Arial" w:eastAsia="ＭＳ Ｐゴシック" w:hAnsi="Arial" w:cs="Arial" w:hint="eastAsia"/>
            <w:color w:val="1D1C1D"/>
            <w:kern w:val="0"/>
            <w:sz w:val="23"/>
            <w:szCs w:val="23"/>
            <w14:ligatures w14:val="none"/>
          </w:rPr>
          <w:t>条（損害賠償責任）</w:t>
        </w:r>
      </w:ins>
    </w:p>
    <w:p w14:paraId="38187867" w14:textId="77777777" w:rsidR="00BE6FE8" w:rsidRPr="001F713D" w:rsidRDefault="00BE6FE8" w:rsidP="00BE6FE8">
      <w:pPr>
        <w:widowControl/>
        <w:shd w:val="clear" w:color="auto" w:fill="FFFFFF"/>
        <w:rPr>
          <w:ins w:id="256" w:author="legal-m" w:date="2025-11-12T14:24:00Z" w16du:dateUtc="2025-11-12T05:24:00Z"/>
          <w:rFonts w:ascii="Arial" w:eastAsia="ＭＳ Ｐゴシック" w:hAnsi="Arial" w:cs="Arial"/>
          <w:color w:val="1D1C1D"/>
          <w:kern w:val="0"/>
          <w:sz w:val="23"/>
          <w:szCs w:val="23"/>
          <w14:ligatures w14:val="none"/>
        </w:rPr>
      </w:pPr>
      <w:ins w:id="257" w:author="legal-m" w:date="2025-11-12T14:24:00Z" w16du:dateUtc="2025-11-12T05:24:00Z">
        <w:r w:rsidRPr="001F713D">
          <w:rPr>
            <w:rFonts w:ascii="Arial" w:eastAsia="ＭＳ Ｐゴシック" w:hAnsi="Arial" w:cs="Arial"/>
            <w:color w:val="1D1C1D"/>
            <w:kern w:val="0"/>
            <w:sz w:val="23"/>
            <w:szCs w:val="23"/>
            <w14:ligatures w14:val="none"/>
          </w:rPr>
          <w:lastRenderedPageBreak/>
          <w:t xml:space="preserve">1. </w:t>
        </w:r>
        <w:r w:rsidRPr="001F713D">
          <w:rPr>
            <w:rFonts w:ascii="Arial" w:eastAsia="ＭＳ Ｐゴシック" w:hAnsi="Arial" w:cs="Arial"/>
            <w:color w:val="1D1C1D"/>
            <w:kern w:val="0"/>
            <w:sz w:val="23"/>
            <w:szCs w:val="23"/>
            <w14:ligatures w14:val="none"/>
          </w:rPr>
          <w:t>利用者は、本規約の違反又は本サービスの利用に関連して当社に損害を与えた場合、当社に発生した損害（逸失利益及び弁護士費用を含みます。）を賠償します。</w:t>
        </w:r>
      </w:ins>
    </w:p>
    <w:p w14:paraId="1858AA2B" w14:textId="193E0127" w:rsidR="00BE6FE8" w:rsidRDefault="00BE6FE8" w:rsidP="00BE6FE8">
      <w:pPr>
        <w:widowControl/>
        <w:shd w:val="clear" w:color="auto" w:fill="FFFFFF"/>
        <w:rPr>
          <w:ins w:id="258" w:author="legal-m" w:date="2025-11-12T14:24:00Z" w16du:dateUtc="2025-11-12T05:24:00Z"/>
          <w:rFonts w:ascii="Arial" w:eastAsia="ＭＳ Ｐゴシック" w:hAnsi="Arial" w:cs="Arial"/>
          <w:color w:val="1D1C1D"/>
          <w:kern w:val="0"/>
          <w:sz w:val="23"/>
          <w:szCs w:val="23"/>
          <w14:ligatures w14:val="none"/>
        </w:rPr>
      </w:pPr>
      <w:ins w:id="259" w:author="legal-m" w:date="2025-11-12T14:24:00Z" w16du:dateUtc="2025-11-12T05:24:00Z">
        <w:r w:rsidRPr="001F713D">
          <w:rPr>
            <w:rFonts w:ascii="Arial" w:eastAsia="ＭＳ Ｐゴシック" w:hAnsi="Arial" w:cs="Arial"/>
            <w:color w:val="1D1C1D"/>
            <w:kern w:val="0"/>
            <w:sz w:val="23"/>
            <w:szCs w:val="23"/>
            <w14:ligatures w14:val="none"/>
          </w:rPr>
          <w:t xml:space="preserve">2. </w:t>
        </w:r>
        <w:r w:rsidRPr="001F713D">
          <w:rPr>
            <w:rFonts w:ascii="Arial" w:eastAsia="ＭＳ Ｐゴシック" w:hAnsi="Arial" w:cs="Arial"/>
            <w:color w:val="1D1C1D"/>
            <w:kern w:val="0"/>
            <w:sz w:val="23"/>
            <w:szCs w:val="23"/>
            <w14:ligatures w14:val="none"/>
          </w:rPr>
          <w:t>当社は、当社の</w:t>
        </w:r>
        <w:r w:rsidRPr="001F713D">
          <w:rPr>
            <w:rFonts w:ascii="Arial" w:eastAsia="ＭＳ Ｐゴシック" w:hAnsi="Arial" w:cs="Arial" w:hint="eastAsia"/>
            <w:color w:val="1D1C1D"/>
            <w:kern w:val="0"/>
            <w:sz w:val="23"/>
            <w:szCs w:val="23"/>
            <w14:ligatures w14:val="none"/>
          </w:rPr>
          <w:t>故意又は重過失により</w:t>
        </w:r>
      </w:ins>
      <w:ins w:id="260" w:author="legal-m" w:date="2025-11-12T14:25:00Z" w16du:dateUtc="2025-11-12T05:25:00Z">
        <w:r w:rsidR="00E525FA" w:rsidRPr="001F713D">
          <w:rPr>
            <w:rFonts w:ascii="Arial" w:eastAsia="ＭＳ Ｐゴシック" w:hAnsi="Arial" w:cs="Arial" w:hint="eastAsia"/>
            <w:color w:val="1D1C1D"/>
            <w:kern w:val="0"/>
            <w:sz w:val="23"/>
            <w:szCs w:val="23"/>
            <w14:ligatures w14:val="none"/>
          </w:rPr>
          <w:t>本規約に違反して</w:t>
        </w:r>
      </w:ins>
      <w:ins w:id="261" w:author="legal-m" w:date="2025-11-12T14:24:00Z" w16du:dateUtc="2025-11-12T05:24:00Z">
        <w:r w:rsidRPr="001F713D">
          <w:rPr>
            <w:rFonts w:ascii="Arial" w:eastAsia="ＭＳ Ｐゴシック" w:hAnsi="Arial" w:cs="Arial"/>
            <w:color w:val="1D1C1D"/>
            <w:kern w:val="0"/>
            <w:sz w:val="23"/>
            <w:szCs w:val="23"/>
            <w14:ligatures w14:val="none"/>
          </w:rPr>
          <w:t>利用者に損害を与えた場合、現実かつ直接に発生した通常の損害（特別損害、逸失利益、間接損害及び弁護士費用を除く。）の範囲内で、当社が利用者から受領した利用料金を上限として損害を賠償します。</w:t>
        </w:r>
      </w:ins>
    </w:p>
    <w:p w14:paraId="30C80595"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14867DCC" w14:textId="4D33B79B"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262" w:author="legal-m" w:date="2025-11-12T15:46:00Z" w16du:dateUtc="2025-11-12T06:46:00Z">
        <w:r w:rsidR="00DF1636">
          <w:rPr>
            <w:rFonts w:ascii="Arial" w:eastAsia="ＭＳ Ｐゴシック" w:hAnsi="Arial" w:cs="Arial"/>
            <w:color w:val="1D1C1D"/>
            <w:kern w:val="0"/>
            <w:sz w:val="23"/>
            <w:szCs w:val="23"/>
            <w14:ligatures w14:val="none"/>
          </w:rPr>
          <w:t>17</w:t>
        </w:r>
      </w:ins>
      <w:del w:id="263" w:author="legal-m" w:date="2025-11-12T15:46:00Z" w16du:dateUtc="2025-11-12T06:46:00Z">
        <w:r w:rsidRPr="00BE6FE8" w:rsidDel="00DF1636">
          <w:rPr>
            <w:rFonts w:ascii="Arial" w:eastAsia="ＭＳ Ｐゴシック" w:hAnsi="Arial" w:cs="Arial"/>
            <w:color w:val="1D1C1D"/>
            <w:kern w:val="0"/>
            <w:sz w:val="23"/>
            <w:szCs w:val="23"/>
            <w14:ligatures w14:val="none"/>
          </w:rPr>
          <w:delText>10</w:delText>
        </w:r>
      </w:del>
      <w:r w:rsidRPr="00BE6FE8">
        <w:rPr>
          <w:rFonts w:ascii="Arial" w:eastAsia="ＭＳ Ｐゴシック" w:hAnsi="Arial" w:cs="Arial"/>
          <w:color w:val="1D1C1D"/>
          <w:kern w:val="0"/>
          <w:sz w:val="23"/>
          <w:szCs w:val="23"/>
          <w14:ligatures w14:val="none"/>
        </w:rPr>
        <w:t>条（免責事項）</w:t>
      </w:r>
      <w:r w:rsidRPr="00BE6FE8">
        <w:rPr>
          <w:rFonts w:ascii="Arial" w:eastAsia="ＭＳ Ｐゴシック" w:hAnsi="Arial" w:cs="Arial"/>
          <w:color w:val="1D1C1D"/>
          <w:kern w:val="0"/>
          <w:sz w:val="23"/>
          <w:szCs w:val="23"/>
          <w14:ligatures w14:val="none"/>
        </w:rPr>
        <w:t> </w:t>
      </w:r>
    </w:p>
    <w:p w14:paraId="7A6BFA7E" w14:textId="26271DA3" w:rsidR="00BE6FE8" w:rsidRDefault="00BE6FE8" w:rsidP="00BE6FE8">
      <w:pPr>
        <w:widowControl/>
        <w:shd w:val="clear" w:color="auto" w:fill="FFFFFF"/>
        <w:rPr>
          <w:ins w:id="264" w:author="legal-m" w:date="2025-11-12T14:46:00Z" w16du:dateUtc="2025-11-12T05:46: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xml:space="preserve"> 1. </w:t>
      </w:r>
      <w:r w:rsidRPr="00BE6FE8">
        <w:rPr>
          <w:rFonts w:ascii="Arial" w:eastAsia="ＭＳ Ｐゴシック" w:hAnsi="Arial" w:cs="Arial"/>
          <w:color w:val="1D1C1D"/>
          <w:kern w:val="0"/>
          <w:sz w:val="23"/>
          <w:szCs w:val="23"/>
          <w14:ligatures w14:val="none"/>
        </w:rPr>
        <w:t>本サービスは参考目的のシミュレーションツールであり、投資の成功を保証するものではありません。実際の投資判断は利用者自身の責任で行ってください。</w:t>
      </w:r>
      <w:r w:rsidRPr="00BE6FE8">
        <w:rPr>
          <w:rFonts w:ascii="Arial" w:eastAsia="ＭＳ Ｐゴシック" w:hAnsi="Arial" w:cs="Arial"/>
          <w:color w:val="1D1C1D"/>
          <w:kern w:val="0"/>
          <w:sz w:val="23"/>
          <w:szCs w:val="23"/>
          <w14:ligatures w14:val="none"/>
        </w:rPr>
        <w:br/>
        <w:t xml:space="preserve">  2. </w:t>
      </w:r>
      <w:r w:rsidRPr="00BE6FE8">
        <w:rPr>
          <w:rFonts w:ascii="Arial" w:eastAsia="ＭＳ Ｐゴシック" w:hAnsi="Arial" w:cs="Arial"/>
          <w:color w:val="1D1C1D"/>
          <w:kern w:val="0"/>
          <w:sz w:val="23"/>
          <w:szCs w:val="23"/>
          <w14:ligatures w14:val="none"/>
        </w:rPr>
        <w:t>当社は、本サービスに関して、利用者と他の利用者または第三者との間において生じた取引、連絡または紛争等について一切責任を負いません。</w:t>
      </w:r>
      <w:r w:rsidRPr="00BE6FE8">
        <w:rPr>
          <w:rFonts w:ascii="Arial" w:eastAsia="ＭＳ Ｐゴシック" w:hAnsi="Arial" w:cs="Arial"/>
          <w:color w:val="1D1C1D"/>
          <w:kern w:val="0"/>
          <w:sz w:val="23"/>
          <w:szCs w:val="23"/>
          <w14:ligatures w14:val="none"/>
        </w:rPr>
        <w:br/>
        <w:t xml:space="preserve">  3. </w:t>
      </w:r>
      <w:r w:rsidRPr="00BE6FE8">
        <w:rPr>
          <w:rFonts w:ascii="Arial" w:eastAsia="ＭＳ Ｐゴシック" w:hAnsi="Arial" w:cs="Arial"/>
          <w:color w:val="1D1C1D"/>
          <w:kern w:val="0"/>
          <w:sz w:val="23"/>
          <w:szCs w:val="23"/>
          <w14:ligatures w14:val="none"/>
        </w:rPr>
        <w:t>当社は、本サービスの提供の中断、停止、終了、利用不能または変更、利用者が本サービスに送信したメッセージまたは情報の削除または消失、利用者の登録の抹消、本サービスの利用によるデータの消失または機器の故障もしくは損傷、その他本サービスに関して利用者が被った損害につき、賠償する責任を一切負わないものとします。</w:t>
      </w:r>
    </w:p>
    <w:p w14:paraId="11029587" w14:textId="70BCE7CB" w:rsidR="00723D12" w:rsidRPr="001F713D" w:rsidRDefault="00723D12" w:rsidP="001F713D">
      <w:pPr>
        <w:widowControl/>
        <w:shd w:val="clear" w:color="auto" w:fill="FFFFFF"/>
        <w:rPr>
          <w:ins w:id="265" w:author="legal-m" w:date="2025-11-12T14:46:00Z" w16du:dateUtc="2025-11-12T05:46:00Z"/>
          <w:rFonts w:ascii="Arial" w:eastAsia="ＭＳ Ｐゴシック" w:hAnsi="Arial" w:cs="Arial"/>
          <w:color w:val="1D1C1D"/>
          <w:kern w:val="0"/>
          <w:sz w:val="23"/>
          <w:szCs w:val="23"/>
          <w14:ligatures w14:val="none"/>
        </w:rPr>
      </w:pPr>
      <w:ins w:id="266" w:author="legal-m" w:date="2025-11-12T14:46:00Z" w16du:dateUtc="2025-11-12T05:46:00Z">
        <w:r w:rsidRPr="001F713D">
          <w:rPr>
            <w:rFonts w:ascii="Arial" w:eastAsia="ＭＳ Ｐゴシック" w:hAnsi="Arial" w:cs="Arial"/>
            <w:color w:val="1D1C1D"/>
            <w:kern w:val="0"/>
            <w:sz w:val="23"/>
            <w:szCs w:val="23"/>
            <w14:ligatures w14:val="none"/>
          </w:rPr>
          <w:t>4.</w:t>
        </w:r>
      </w:ins>
      <w:ins w:id="267" w:author="legal-m" w:date="2025-11-12T14:47:00Z" w16du:dateUtc="2025-11-12T05:47:00Z">
        <w:r w:rsidR="005D41DE" w:rsidRPr="001F713D">
          <w:rPr>
            <w:rFonts w:ascii="Arial" w:eastAsia="ＭＳ Ｐゴシック" w:hAnsi="Arial" w:cs="Arial" w:hint="eastAsia"/>
            <w:color w:val="1D1C1D"/>
            <w:kern w:val="0"/>
            <w:sz w:val="23"/>
            <w:szCs w:val="23"/>
            <w14:ligatures w14:val="none"/>
          </w:rPr>
          <w:t>前３項のほか、</w:t>
        </w:r>
      </w:ins>
      <w:ins w:id="268" w:author="legal-m" w:date="2025-11-12T14:46:00Z" w16du:dateUtc="2025-11-12T05:46:00Z">
        <w:r w:rsidRPr="001F713D">
          <w:rPr>
            <w:rFonts w:ascii="Arial" w:eastAsia="ＭＳ Ｐゴシック" w:hAnsi="Arial" w:cs="Arial"/>
            <w:color w:val="1D1C1D"/>
            <w:kern w:val="0"/>
            <w:sz w:val="23"/>
            <w:szCs w:val="23"/>
            <w14:ligatures w14:val="none"/>
          </w:rPr>
          <w:t>当社は、利用者に対して、以下の各号の事項について、一切の保証をしません。</w:t>
        </w:r>
      </w:ins>
    </w:p>
    <w:p w14:paraId="61882F70" w14:textId="77777777" w:rsidR="00723D12" w:rsidRPr="001F713D" w:rsidRDefault="00723D12" w:rsidP="001F713D">
      <w:pPr>
        <w:widowControl/>
        <w:shd w:val="clear" w:color="auto" w:fill="FFFFFF"/>
        <w:rPr>
          <w:ins w:id="269" w:author="legal-m" w:date="2025-11-12T14:46:00Z" w16du:dateUtc="2025-11-12T05:46:00Z"/>
          <w:rFonts w:ascii="Arial" w:eastAsia="ＭＳ Ｐゴシック" w:hAnsi="Arial" w:cs="Arial"/>
          <w:color w:val="1D1C1D"/>
          <w:kern w:val="0"/>
          <w:sz w:val="23"/>
          <w:szCs w:val="23"/>
          <w14:ligatures w14:val="none"/>
        </w:rPr>
      </w:pPr>
      <w:ins w:id="270" w:author="legal-m" w:date="2025-11-12T14:46:00Z" w16du:dateUtc="2025-11-12T05:46:00Z">
        <w:r w:rsidRPr="001F713D">
          <w:rPr>
            <w:rFonts w:ascii="Arial" w:eastAsia="ＭＳ Ｐゴシック" w:hAnsi="Arial" w:cs="Arial"/>
            <w:color w:val="1D1C1D"/>
            <w:kern w:val="0"/>
            <w:sz w:val="23"/>
            <w:szCs w:val="23"/>
            <w14:ligatures w14:val="none"/>
          </w:rPr>
          <w:t xml:space="preserve"> </w:t>
        </w:r>
        <w:r w:rsidRPr="001F713D">
          <w:rPr>
            <w:rFonts w:ascii="ＭＳ ゴシック" w:eastAsia="ＭＳ ゴシック" w:hAnsi="ＭＳ ゴシック" w:cs="ＭＳ ゴシック" w:hint="eastAsia"/>
            <w:color w:val="1D1C1D"/>
            <w:kern w:val="0"/>
            <w:sz w:val="23"/>
            <w:szCs w:val="23"/>
            <w14:ligatures w14:val="none"/>
          </w:rPr>
          <w:t>⑴</w:t>
        </w:r>
        <w:r w:rsidRPr="001F713D">
          <w:rPr>
            <w:rFonts w:ascii="Arial" w:eastAsia="ＭＳ Ｐゴシック" w:hAnsi="Arial" w:cs="Arial"/>
            <w:color w:val="1D1C1D"/>
            <w:kern w:val="0"/>
            <w:sz w:val="23"/>
            <w:szCs w:val="23"/>
            <w14:ligatures w14:val="none"/>
          </w:rPr>
          <w:t>本サービスの内容について、その完全性、正確性及び有効性等</w:t>
        </w:r>
      </w:ins>
    </w:p>
    <w:p w14:paraId="2B98911F" w14:textId="77777777" w:rsidR="00723D12" w:rsidRPr="001F713D" w:rsidRDefault="00723D12" w:rsidP="001F713D">
      <w:pPr>
        <w:widowControl/>
        <w:shd w:val="clear" w:color="auto" w:fill="FFFFFF"/>
        <w:rPr>
          <w:ins w:id="271" w:author="legal-m" w:date="2025-11-12T14:46:00Z" w16du:dateUtc="2025-11-12T05:46:00Z"/>
          <w:rFonts w:ascii="Arial" w:eastAsia="ＭＳ Ｐゴシック" w:hAnsi="Arial" w:cs="Arial"/>
          <w:color w:val="1D1C1D"/>
          <w:kern w:val="0"/>
          <w:sz w:val="23"/>
          <w:szCs w:val="23"/>
          <w14:ligatures w14:val="none"/>
        </w:rPr>
      </w:pPr>
      <w:ins w:id="272" w:author="legal-m" w:date="2025-11-12T14:46:00Z" w16du:dateUtc="2025-11-12T05:46:00Z">
        <w:r w:rsidRPr="001F713D">
          <w:rPr>
            <w:rFonts w:ascii="Arial" w:eastAsia="ＭＳ Ｐゴシック" w:hAnsi="Arial" w:cs="Arial"/>
            <w:color w:val="1D1C1D"/>
            <w:kern w:val="0"/>
            <w:sz w:val="23"/>
            <w:szCs w:val="23"/>
            <w14:ligatures w14:val="none"/>
          </w:rPr>
          <w:t xml:space="preserve"> </w:t>
        </w:r>
        <w:r w:rsidRPr="001F713D">
          <w:rPr>
            <w:rFonts w:ascii="ＭＳ ゴシック" w:eastAsia="ＭＳ ゴシック" w:hAnsi="ＭＳ ゴシック" w:cs="ＭＳ ゴシック" w:hint="eastAsia"/>
            <w:color w:val="1D1C1D"/>
            <w:kern w:val="0"/>
            <w:sz w:val="23"/>
            <w:szCs w:val="23"/>
            <w14:ligatures w14:val="none"/>
          </w:rPr>
          <w:t>⑵</w:t>
        </w:r>
        <w:r w:rsidRPr="001F713D">
          <w:rPr>
            <w:rFonts w:ascii="Arial" w:eastAsia="ＭＳ Ｐゴシック" w:hAnsi="Arial" w:cs="Arial"/>
            <w:color w:val="1D1C1D"/>
            <w:kern w:val="0"/>
            <w:sz w:val="23"/>
            <w:szCs w:val="23"/>
            <w14:ligatures w14:val="none"/>
          </w:rPr>
          <w:t>本サービスに中断、中止その他の障害が生じないこと</w:t>
        </w:r>
        <w:r w:rsidRPr="001F713D">
          <w:rPr>
            <w:rFonts w:ascii="Arial" w:eastAsia="ＭＳ Ｐゴシック" w:hAnsi="Arial" w:cs="Arial"/>
            <w:color w:val="1D1C1D"/>
            <w:kern w:val="0"/>
            <w:sz w:val="23"/>
            <w:szCs w:val="23"/>
            <w14:ligatures w14:val="none"/>
          </w:rPr>
          <w:t xml:space="preserve"> </w:t>
        </w:r>
      </w:ins>
    </w:p>
    <w:p w14:paraId="741A742C" w14:textId="77777777" w:rsidR="00723D12" w:rsidRPr="001F713D" w:rsidRDefault="00723D12" w:rsidP="001F713D">
      <w:pPr>
        <w:widowControl/>
        <w:shd w:val="clear" w:color="auto" w:fill="FFFFFF"/>
        <w:rPr>
          <w:ins w:id="273" w:author="legal-m" w:date="2025-11-12T14:46:00Z" w16du:dateUtc="2025-11-12T05:46:00Z"/>
          <w:rFonts w:ascii="Arial" w:eastAsia="ＭＳ Ｐゴシック" w:hAnsi="Arial" w:cs="Arial"/>
          <w:color w:val="1D1C1D"/>
          <w:kern w:val="0"/>
          <w:sz w:val="23"/>
          <w:szCs w:val="23"/>
          <w14:ligatures w14:val="none"/>
        </w:rPr>
      </w:pPr>
      <w:ins w:id="274" w:author="legal-m" w:date="2025-11-12T14:46:00Z" w16du:dateUtc="2025-11-12T05:46:00Z">
        <w:r w:rsidRPr="001F713D">
          <w:rPr>
            <w:rFonts w:ascii="Arial" w:eastAsia="ＭＳ Ｐゴシック" w:hAnsi="Arial" w:cs="Arial"/>
            <w:color w:val="1D1C1D"/>
            <w:kern w:val="0"/>
            <w:sz w:val="23"/>
            <w:szCs w:val="23"/>
            <w14:ligatures w14:val="none"/>
          </w:rPr>
          <w:t xml:space="preserve">2. </w:t>
        </w:r>
        <w:r w:rsidRPr="001F713D">
          <w:rPr>
            <w:rFonts w:ascii="Arial" w:eastAsia="ＭＳ Ｐゴシック" w:hAnsi="Arial" w:cs="Arial"/>
            <w:color w:val="1D1C1D"/>
            <w:kern w:val="0"/>
            <w:sz w:val="23"/>
            <w:szCs w:val="23"/>
            <w14:ligatures w14:val="none"/>
          </w:rPr>
          <w:t>当社は、以下の各号の損害について、一切の責任を負いません。</w:t>
        </w:r>
      </w:ins>
    </w:p>
    <w:p w14:paraId="3A05F0CC" w14:textId="77777777" w:rsidR="005D41DE" w:rsidRPr="001F713D" w:rsidRDefault="00723D12" w:rsidP="001F713D">
      <w:pPr>
        <w:widowControl/>
        <w:shd w:val="clear" w:color="auto" w:fill="FFFFFF"/>
        <w:rPr>
          <w:ins w:id="275" w:author="legal-m" w:date="2025-11-12T14:46:00Z" w16du:dateUtc="2025-11-12T05:46:00Z"/>
          <w:rFonts w:ascii="Arial" w:eastAsia="ＭＳ Ｐゴシック" w:hAnsi="Arial" w:cs="Arial"/>
          <w:color w:val="1D1C1D"/>
          <w:kern w:val="0"/>
          <w:sz w:val="23"/>
          <w:szCs w:val="23"/>
          <w14:ligatures w14:val="none"/>
        </w:rPr>
      </w:pPr>
      <w:ins w:id="276" w:author="legal-m" w:date="2025-11-12T14:46:00Z" w16du:dateUtc="2025-11-12T05:46:00Z">
        <w:r w:rsidRPr="001F713D">
          <w:rPr>
            <w:rFonts w:ascii="Arial" w:eastAsia="ＭＳ Ｐゴシック" w:hAnsi="Arial" w:cs="Arial"/>
            <w:color w:val="1D1C1D"/>
            <w:kern w:val="0"/>
            <w:sz w:val="23"/>
            <w:szCs w:val="23"/>
            <w14:ligatures w14:val="none"/>
          </w:rPr>
          <w:t xml:space="preserve"> </w:t>
        </w:r>
        <w:r w:rsidRPr="001F713D">
          <w:rPr>
            <w:rFonts w:ascii="ＭＳ ゴシック" w:eastAsia="ＭＳ ゴシック" w:hAnsi="ＭＳ ゴシック" w:cs="ＭＳ ゴシック" w:hint="eastAsia"/>
            <w:color w:val="1D1C1D"/>
            <w:kern w:val="0"/>
            <w:sz w:val="23"/>
            <w:szCs w:val="23"/>
            <w14:ligatures w14:val="none"/>
          </w:rPr>
          <w:t>⑴</w:t>
        </w:r>
        <w:r w:rsidRPr="001F713D">
          <w:rPr>
            <w:rFonts w:ascii="Arial" w:eastAsia="ＭＳ Ｐゴシック" w:hAnsi="Arial" w:cs="Arial"/>
            <w:color w:val="1D1C1D"/>
            <w:kern w:val="0"/>
            <w:sz w:val="23"/>
            <w:szCs w:val="23"/>
            <w14:ligatures w14:val="none"/>
          </w:rPr>
          <w:t>利用者が登録情報の変更を行わなかったことにより利用者に生じた損害</w:t>
        </w:r>
      </w:ins>
    </w:p>
    <w:p w14:paraId="7D98FF7E" w14:textId="77777777" w:rsidR="005D41DE" w:rsidRPr="001F713D" w:rsidRDefault="00723D12" w:rsidP="001F713D">
      <w:pPr>
        <w:widowControl/>
        <w:shd w:val="clear" w:color="auto" w:fill="FFFFFF"/>
        <w:rPr>
          <w:ins w:id="277" w:author="legal-m" w:date="2025-11-12T14:46:00Z" w16du:dateUtc="2025-11-12T05:46:00Z"/>
          <w:rFonts w:ascii="Arial" w:eastAsia="ＭＳ Ｐゴシック" w:hAnsi="Arial" w:cs="Arial"/>
          <w:color w:val="1D1C1D"/>
          <w:kern w:val="0"/>
          <w:sz w:val="23"/>
          <w:szCs w:val="23"/>
          <w14:ligatures w14:val="none"/>
        </w:rPr>
      </w:pPr>
      <w:ins w:id="278" w:author="legal-m" w:date="2025-11-12T14:46:00Z" w16du:dateUtc="2025-11-12T05:46:00Z">
        <w:r w:rsidRPr="001F713D">
          <w:rPr>
            <w:rFonts w:ascii="Arial" w:eastAsia="ＭＳ Ｐゴシック" w:hAnsi="Arial" w:cs="Arial"/>
            <w:color w:val="1D1C1D"/>
            <w:kern w:val="0"/>
            <w:sz w:val="23"/>
            <w:szCs w:val="23"/>
            <w14:ligatures w14:val="none"/>
          </w:rPr>
          <w:t xml:space="preserve"> </w:t>
        </w:r>
        <w:r w:rsidRPr="001F713D">
          <w:rPr>
            <w:rFonts w:ascii="ＭＳ ゴシック" w:eastAsia="ＭＳ ゴシック" w:hAnsi="ＭＳ ゴシック" w:cs="ＭＳ ゴシック" w:hint="eastAsia"/>
            <w:color w:val="1D1C1D"/>
            <w:kern w:val="0"/>
            <w:sz w:val="23"/>
            <w:szCs w:val="23"/>
            <w14:ligatures w14:val="none"/>
          </w:rPr>
          <w:t>⑵</w:t>
        </w:r>
        <w:r w:rsidRPr="001F713D">
          <w:rPr>
            <w:rFonts w:ascii="Arial" w:eastAsia="ＭＳ Ｐゴシック" w:hAnsi="Arial" w:cs="Arial"/>
            <w:color w:val="1D1C1D"/>
            <w:kern w:val="0"/>
            <w:sz w:val="23"/>
            <w:szCs w:val="23"/>
            <w14:ligatures w14:val="none"/>
          </w:rPr>
          <w:t>予期しない不正アクセス等の行為により利用者に生じた損害</w:t>
        </w:r>
      </w:ins>
    </w:p>
    <w:p w14:paraId="565BE87C" w14:textId="77777777" w:rsidR="005D41DE" w:rsidRPr="001F713D" w:rsidRDefault="00723D12" w:rsidP="001F713D">
      <w:pPr>
        <w:widowControl/>
        <w:shd w:val="clear" w:color="auto" w:fill="FFFFFF"/>
        <w:rPr>
          <w:ins w:id="279" w:author="legal-m" w:date="2025-11-12T14:46:00Z" w16du:dateUtc="2025-11-12T05:46:00Z"/>
          <w:rFonts w:ascii="Arial" w:eastAsia="ＭＳ Ｐゴシック" w:hAnsi="Arial" w:cs="Arial"/>
          <w:color w:val="1D1C1D"/>
          <w:kern w:val="0"/>
          <w:sz w:val="23"/>
          <w:szCs w:val="23"/>
          <w14:ligatures w14:val="none"/>
        </w:rPr>
      </w:pPr>
      <w:ins w:id="280" w:author="legal-m" w:date="2025-11-12T14:46:00Z" w16du:dateUtc="2025-11-12T05:46:00Z">
        <w:r w:rsidRPr="001F713D">
          <w:rPr>
            <w:rFonts w:ascii="Arial" w:eastAsia="ＭＳ Ｐゴシック" w:hAnsi="Arial" w:cs="Arial"/>
            <w:color w:val="1D1C1D"/>
            <w:kern w:val="0"/>
            <w:sz w:val="23"/>
            <w:szCs w:val="23"/>
            <w14:ligatures w14:val="none"/>
          </w:rPr>
          <w:t xml:space="preserve"> </w:t>
        </w:r>
        <w:r w:rsidRPr="001F713D">
          <w:rPr>
            <w:rFonts w:ascii="ＭＳ ゴシック" w:eastAsia="ＭＳ ゴシック" w:hAnsi="ＭＳ ゴシック" w:cs="ＭＳ ゴシック" w:hint="eastAsia"/>
            <w:color w:val="1D1C1D"/>
            <w:kern w:val="0"/>
            <w:sz w:val="23"/>
            <w:szCs w:val="23"/>
            <w14:ligatures w14:val="none"/>
          </w:rPr>
          <w:t>⑶</w:t>
        </w:r>
        <w:r w:rsidRPr="001F713D">
          <w:rPr>
            <w:rFonts w:ascii="Arial" w:eastAsia="ＭＳ Ｐゴシック" w:hAnsi="Arial" w:cs="Arial"/>
            <w:color w:val="1D1C1D"/>
            <w:kern w:val="0"/>
            <w:sz w:val="23"/>
            <w:szCs w:val="23"/>
            <w14:ligatures w14:val="none"/>
          </w:rPr>
          <w:t>本サービスの利用に関連して利用者が日本又は外国の法令に触れたことにより利用者に生じた損害</w:t>
        </w:r>
      </w:ins>
    </w:p>
    <w:p w14:paraId="1BFC3619" w14:textId="77777777" w:rsidR="005D41DE" w:rsidRPr="001F713D" w:rsidRDefault="00723D12" w:rsidP="001F713D">
      <w:pPr>
        <w:widowControl/>
        <w:shd w:val="clear" w:color="auto" w:fill="FFFFFF"/>
        <w:rPr>
          <w:ins w:id="281" w:author="legal-m" w:date="2025-11-12T14:46:00Z" w16du:dateUtc="2025-11-12T05:46:00Z"/>
          <w:rFonts w:ascii="Arial" w:eastAsia="ＭＳ Ｐゴシック" w:hAnsi="Arial" w:cs="Arial"/>
          <w:color w:val="1D1C1D"/>
          <w:kern w:val="0"/>
          <w:sz w:val="23"/>
          <w:szCs w:val="23"/>
          <w14:ligatures w14:val="none"/>
        </w:rPr>
      </w:pPr>
      <w:ins w:id="282" w:author="legal-m" w:date="2025-11-12T14:46:00Z" w16du:dateUtc="2025-11-12T05:46:00Z">
        <w:r w:rsidRPr="001F713D">
          <w:rPr>
            <w:rFonts w:ascii="Arial" w:eastAsia="ＭＳ Ｐゴシック" w:hAnsi="Arial" w:cs="Arial"/>
            <w:color w:val="1D1C1D"/>
            <w:kern w:val="0"/>
            <w:sz w:val="23"/>
            <w:szCs w:val="23"/>
            <w14:ligatures w14:val="none"/>
          </w:rPr>
          <w:t xml:space="preserve"> </w:t>
        </w:r>
        <w:r w:rsidRPr="001F713D">
          <w:rPr>
            <w:rFonts w:ascii="ＭＳ ゴシック" w:eastAsia="ＭＳ ゴシック" w:hAnsi="ＭＳ ゴシック" w:cs="ＭＳ ゴシック" w:hint="eastAsia"/>
            <w:color w:val="1D1C1D"/>
            <w:kern w:val="0"/>
            <w:sz w:val="23"/>
            <w:szCs w:val="23"/>
            <w14:ligatures w14:val="none"/>
          </w:rPr>
          <w:t>⑷</w:t>
        </w:r>
        <w:r w:rsidRPr="001F713D">
          <w:rPr>
            <w:rFonts w:ascii="Arial" w:eastAsia="ＭＳ Ｐゴシック" w:hAnsi="Arial" w:cs="Arial"/>
            <w:color w:val="1D1C1D"/>
            <w:kern w:val="0"/>
            <w:sz w:val="23"/>
            <w:szCs w:val="23"/>
            <w14:ligatures w14:val="none"/>
          </w:rPr>
          <w:t>天災、地変、火災、ストライキ、通商停止、戦争、内乱、疫病・感染症の流行その他の不可抗力により本契約の全部又は一部に不履行が発生した場合、利用者に生じた損害</w:t>
        </w:r>
      </w:ins>
    </w:p>
    <w:p w14:paraId="41DF7476" w14:textId="41D4CE54" w:rsidR="00723D12" w:rsidRPr="00723D12" w:rsidRDefault="00723D12" w:rsidP="001F713D">
      <w:pPr>
        <w:widowControl/>
        <w:shd w:val="clear" w:color="auto" w:fill="FFFFFF"/>
        <w:rPr>
          <w:ins w:id="283" w:author="legal-m" w:date="2025-11-12T14:46:00Z" w16du:dateUtc="2025-11-12T05:46:00Z"/>
          <w:rFonts w:ascii="Times New Roman" w:eastAsia="ＭＳ Ｐゴシック" w:hAnsi="Times New Roman" w:cs="Times New Roman"/>
          <w:color w:val="494B54"/>
          <w:spacing w:val="5"/>
          <w:kern w:val="0"/>
          <w:szCs w:val="21"/>
          <w14:ligatures w14:val="none"/>
        </w:rPr>
      </w:pPr>
      <w:ins w:id="284" w:author="legal-m" w:date="2025-11-12T14:46:00Z" w16du:dateUtc="2025-11-12T05:46:00Z">
        <w:r w:rsidRPr="001F713D">
          <w:rPr>
            <w:rFonts w:ascii="Arial" w:eastAsia="ＭＳ Ｐゴシック" w:hAnsi="Arial" w:cs="Arial"/>
            <w:color w:val="1D1C1D"/>
            <w:kern w:val="0"/>
            <w:sz w:val="23"/>
            <w:szCs w:val="23"/>
            <w14:ligatures w14:val="none"/>
          </w:rPr>
          <w:t xml:space="preserve"> </w:t>
        </w:r>
        <w:r w:rsidRPr="001F713D">
          <w:rPr>
            <w:rFonts w:ascii="ＭＳ ゴシック" w:eastAsia="ＭＳ ゴシック" w:hAnsi="ＭＳ ゴシック" w:cs="ＭＳ ゴシック" w:hint="eastAsia"/>
            <w:color w:val="1D1C1D"/>
            <w:kern w:val="0"/>
            <w:sz w:val="23"/>
            <w:szCs w:val="23"/>
            <w14:ligatures w14:val="none"/>
          </w:rPr>
          <w:t>⑸</w:t>
        </w:r>
        <w:r w:rsidRPr="001F713D">
          <w:rPr>
            <w:rFonts w:ascii="Arial" w:eastAsia="ＭＳ Ｐゴシック" w:hAnsi="Arial" w:cs="Arial"/>
            <w:color w:val="1D1C1D"/>
            <w:kern w:val="0"/>
            <w:sz w:val="23"/>
            <w:szCs w:val="23"/>
            <w14:ligatures w14:val="none"/>
          </w:rPr>
          <w:t>本サービスの利用に関し、利用者が第三者との間でトラブル（本サービス内外を問いません。）になった場合、利用者に生じた損害</w:t>
        </w:r>
      </w:ins>
    </w:p>
    <w:p w14:paraId="480EE584" w14:textId="77777777" w:rsidR="00723D12" w:rsidRDefault="00723D12" w:rsidP="00BE6FE8">
      <w:pPr>
        <w:widowControl/>
        <w:shd w:val="clear" w:color="auto" w:fill="FFFFFF"/>
        <w:rPr>
          <w:ins w:id="285" w:author="legal-m" w:date="2025-11-12T14:23:00Z" w16du:dateUtc="2025-11-12T05:23:00Z"/>
          <w:rFonts w:ascii="Arial" w:eastAsia="ＭＳ Ｐゴシック" w:hAnsi="Arial" w:cs="Arial"/>
          <w:color w:val="1D1C1D"/>
          <w:kern w:val="0"/>
          <w:sz w:val="23"/>
          <w:szCs w:val="23"/>
          <w14:ligatures w14:val="none"/>
        </w:rPr>
      </w:pPr>
    </w:p>
    <w:p w14:paraId="66CD4868" w14:textId="6A4A3130" w:rsidR="001F713D" w:rsidRDefault="001F713D" w:rsidP="00BE6FE8">
      <w:pPr>
        <w:widowControl/>
        <w:shd w:val="clear" w:color="auto" w:fill="FFFFFF"/>
        <w:rPr>
          <w:ins w:id="286" w:author="legal-m" w:date="2025-11-12T15:03:00Z" w16du:dateUtc="2025-11-12T06:03:00Z"/>
          <w:rFonts w:ascii="Arial" w:eastAsia="ＭＳ Ｐゴシック" w:hAnsi="Arial" w:cs="Arial"/>
          <w:color w:val="1D1C1D"/>
          <w:kern w:val="0"/>
          <w:sz w:val="23"/>
          <w:szCs w:val="23"/>
          <w14:ligatures w14:val="none"/>
        </w:rPr>
      </w:pPr>
      <w:ins w:id="287" w:author="legal-m" w:date="2025-11-12T15:03:00Z" w16du:dateUtc="2025-11-12T06:03:00Z">
        <w:r>
          <w:rPr>
            <w:rFonts w:ascii="Arial" w:eastAsia="ＭＳ Ｐゴシック" w:hAnsi="Arial" w:cs="Arial"/>
            <w:color w:val="1D1C1D"/>
            <w:kern w:val="0"/>
            <w:sz w:val="23"/>
            <w:szCs w:val="23"/>
            <w14:ligatures w14:val="none"/>
          </w:rPr>
          <w:t>第</w:t>
        </w:r>
      </w:ins>
      <w:ins w:id="288" w:author="legal-m" w:date="2025-11-12T15:46:00Z" w16du:dateUtc="2025-11-12T06:46:00Z">
        <w:r w:rsidR="00DF1636">
          <w:rPr>
            <w:rFonts w:ascii="Arial" w:eastAsia="ＭＳ Ｐゴシック" w:hAnsi="Arial" w:cs="Arial"/>
            <w:color w:val="1D1C1D"/>
            <w:kern w:val="0"/>
            <w:sz w:val="23"/>
            <w:szCs w:val="23"/>
            <w14:ligatures w14:val="none"/>
          </w:rPr>
          <w:t>18</w:t>
        </w:r>
      </w:ins>
      <w:ins w:id="289" w:author="legal-m" w:date="2025-11-12T15:03:00Z" w16du:dateUtc="2025-11-12T06:03:00Z">
        <w:r>
          <w:rPr>
            <w:rFonts w:ascii="Arial" w:eastAsia="ＭＳ Ｐゴシック" w:hAnsi="Arial" w:cs="Arial"/>
            <w:color w:val="1D1C1D"/>
            <w:kern w:val="0"/>
            <w:sz w:val="23"/>
            <w:szCs w:val="23"/>
            <w14:ligatures w14:val="none"/>
          </w:rPr>
          <w:t>条</w:t>
        </w:r>
        <w:r>
          <w:rPr>
            <w:rFonts w:ascii="Arial" w:eastAsia="ＭＳ Ｐゴシック" w:hAnsi="Arial" w:cs="Arial"/>
            <w:color w:val="1D1C1D"/>
            <w:kern w:val="0"/>
            <w:sz w:val="23"/>
            <w:szCs w:val="23"/>
            <w14:ligatures w14:val="none"/>
          </w:rPr>
          <w:t>(</w:t>
        </w:r>
        <w:r>
          <w:rPr>
            <w:rFonts w:ascii="Arial" w:eastAsia="ＭＳ Ｐゴシック" w:hAnsi="Arial" w:cs="Arial"/>
            <w:color w:val="1D1C1D"/>
            <w:kern w:val="0"/>
            <w:sz w:val="23"/>
            <w:szCs w:val="23"/>
            <w14:ligatures w14:val="none"/>
          </w:rPr>
          <w:t>秘密保持</w:t>
        </w:r>
        <w:r>
          <w:rPr>
            <w:rFonts w:ascii="Arial" w:eastAsia="ＭＳ Ｐゴシック" w:hAnsi="Arial" w:cs="Arial"/>
            <w:color w:val="1D1C1D"/>
            <w:kern w:val="0"/>
            <w:sz w:val="23"/>
            <w:szCs w:val="23"/>
            <w14:ligatures w14:val="none"/>
          </w:rPr>
          <w:t>)</w:t>
        </w:r>
      </w:ins>
    </w:p>
    <w:p w14:paraId="74E204A8" w14:textId="060ADE7B" w:rsidR="001F713D" w:rsidRPr="00BE6FE8" w:rsidRDefault="001F713D" w:rsidP="00BE6FE8">
      <w:pPr>
        <w:widowControl/>
        <w:shd w:val="clear" w:color="auto" w:fill="FFFFFF"/>
        <w:rPr>
          <w:rFonts w:ascii="Arial" w:eastAsia="ＭＳ Ｐゴシック" w:hAnsi="Arial" w:cs="Arial"/>
          <w:color w:val="1D1C1D"/>
          <w:kern w:val="0"/>
          <w:sz w:val="23"/>
          <w:szCs w:val="23"/>
          <w14:ligatures w14:val="none"/>
        </w:rPr>
      </w:pPr>
      <w:ins w:id="290" w:author="legal-m" w:date="2025-11-12T15:04:00Z" w16du:dateUtc="2025-11-12T06:04:00Z">
        <w:r>
          <w:rPr>
            <w:rFonts w:ascii="Arial" w:eastAsia="ＭＳ Ｐゴシック" w:hAnsi="Arial" w:cs="Arial" w:hint="eastAsia"/>
            <w:color w:val="1D1C1D"/>
            <w:kern w:val="0"/>
            <w:sz w:val="23"/>
            <w:szCs w:val="23"/>
            <w14:ligatures w14:val="none"/>
          </w:rPr>
          <w:t>利用者</w:t>
        </w:r>
        <w:r>
          <w:rPr>
            <w:rFonts w:ascii="Arial" w:eastAsia="ＭＳ Ｐゴシック" w:hAnsi="Arial" w:cs="Arial"/>
            <w:color w:val="1D1C1D"/>
            <w:kern w:val="0"/>
            <w:sz w:val="23"/>
            <w:szCs w:val="23"/>
            <w14:ligatures w14:val="none"/>
          </w:rPr>
          <w:t>は、本サービスに関連して、当社が</w:t>
        </w:r>
        <w:r>
          <w:rPr>
            <w:rFonts w:ascii="Arial" w:eastAsia="ＭＳ Ｐゴシック" w:hAnsi="Arial" w:cs="Arial" w:hint="eastAsia"/>
            <w:color w:val="1D1C1D"/>
            <w:kern w:val="0"/>
            <w:sz w:val="23"/>
            <w:szCs w:val="23"/>
            <w14:ligatures w14:val="none"/>
          </w:rPr>
          <w:t>利用者</w:t>
        </w:r>
        <w:r>
          <w:rPr>
            <w:rFonts w:ascii="Arial" w:eastAsia="ＭＳ Ｐゴシック" w:hAnsi="Arial" w:cs="Arial"/>
            <w:color w:val="1D1C1D"/>
            <w:kern w:val="0"/>
            <w:sz w:val="23"/>
            <w:szCs w:val="23"/>
            <w14:ligatures w14:val="none"/>
          </w:rPr>
          <w:t>に対して、秘密に取り扱うことを求めて開示した</w:t>
        </w:r>
        <w:r>
          <w:rPr>
            <w:rFonts w:ascii="Arial" w:eastAsia="ＭＳ Ｐゴシック" w:hAnsi="Arial" w:cs="Arial" w:hint="eastAsia"/>
            <w:color w:val="1D1C1D"/>
            <w:kern w:val="0"/>
            <w:sz w:val="23"/>
            <w:szCs w:val="23"/>
            <w14:ligatures w14:val="none"/>
          </w:rPr>
          <w:t>非公知</w:t>
        </w:r>
        <w:r>
          <w:rPr>
            <w:rFonts w:ascii="Arial" w:eastAsia="ＭＳ Ｐゴシック" w:hAnsi="Arial" w:cs="Arial"/>
            <w:color w:val="1D1C1D"/>
            <w:kern w:val="0"/>
            <w:sz w:val="23"/>
            <w:szCs w:val="23"/>
            <w14:ligatures w14:val="none"/>
          </w:rPr>
          <w:t>の情報について、当社の事前の書面による承諾がある場合を除き、秘密に取り扱うものとします。</w:t>
        </w:r>
      </w:ins>
    </w:p>
    <w:p w14:paraId="0F385BF8"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1455FB80" w14:textId="7B50045E"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291" w:author="legal-m" w:date="2025-11-12T15:46:00Z" w16du:dateUtc="2025-11-12T06:46:00Z">
        <w:r w:rsidR="00DF1636">
          <w:rPr>
            <w:rFonts w:ascii="Arial" w:eastAsia="ＭＳ Ｐゴシック" w:hAnsi="Arial" w:cs="Arial"/>
            <w:color w:val="1D1C1D"/>
            <w:kern w:val="0"/>
            <w:sz w:val="23"/>
            <w:szCs w:val="23"/>
            <w14:ligatures w14:val="none"/>
          </w:rPr>
          <w:t>19</w:t>
        </w:r>
      </w:ins>
      <w:del w:id="292" w:author="legal-m" w:date="2025-11-12T15:46:00Z" w16du:dateUtc="2025-11-12T06:46:00Z">
        <w:r w:rsidRPr="00BE6FE8" w:rsidDel="00DF1636">
          <w:rPr>
            <w:rFonts w:ascii="Arial" w:eastAsia="ＭＳ Ｐゴシック" w:hAnsi="Arial" w:cs="Arial"/>
            <w:color w:val="1D1C1D"/>
            <w:kern w:val="0"/>
            <w:sz w:val="23"/>
            <w:szCs w:val="23"/>
            <w14:ligatures w14:val="none"/>
          </w:rPr>
          <w:delText>11</w:delText>
        </w:r>
      </w:del>
      <w:r w:rsidRPr="00BE6FE8">
        <w:rPr>
          <w:rFonts w:ascii="Arial" w:eastAsia="ＭＳ Ｐゴシック" w:hAnsi="Arial" w:cs="Arial"/>
          <w:color w:val="1D1C1D"/>
          <w:kern w:val="0"/>
          <w:sz w:val="23"/>
          <w:szCs w:val="23"/>
          <w14:ligatures w14:val="none"/>
        </w:rPr>
        <w:t>条（個人情報の取扱い）</w:t>
      </w:r>
      <w:r w:rsidRPr="00BE6FE8">
        <w:rPr>
          <w:rFonts w:ascii="Arial" w:eastAsia="ＭＳ Ｐゴシック" w:hAnsi="Arial" w:cs="Arial"/>
          <w:color w:val="1D1C1D"/>
          <w:kern w:val="0"/>
          <w:sz w:val="23"/>
          <w:szCs w:val="23"/>
          <w14:ligatures w14:val="none"/>
        </w:rPr>
        <w:t> </w:t>
      </w:r>
    </w:p>
    <w:p w14:paraId="7CD8F4BC" w14:textId="77777777" w:rsidR="00A51516" w:rsidRDefault="00A51516" w:rsidP="00BE6FE8">
      <w:pPr>
        <w:widowControl/>
        <w:shd w:val="clear" w:color="auto" w:fill="FFFFFF"/>
        <w:rPr>
          <w:ins w:id="293" w:author="legal-m" w:date="2025-11-12T15:19:00Z" w16du:dateUtc="2025-11-12T06:19:00Z"/>
          <w:rFonts w:ascii="Arial" w:eastAsia="ＭＳ Ｐゴシック" w:hAnsi="Arial" w:cs="Arial"/>
          <w:color w:val="1D1C1D"/>
          <w:kern w:val="0"/>
          <w:sz w:val="23"/>
          <w:szCs w:val="23"/>
          <w14:ligatures w14:val="none"/>
        </w:rPr>
      </w:pPr>
      <w:ins w:id="294" w:author="legal-m" w:date="2025-11-12T15:19:00Z" w16du:dateUtc="2025-11-12T06:19:00Z">
        <w:r>
          <w:rPr>
            <w:rFonts w:ascii="Arial" w:eastAsia="ＭＳ Ｐゴシック" w:hAnsi="Arial" w:cs="Arial"/>
            <w:color w:val="1D1C1D"/>
            <w:kern w:val="0"/>
            <w:sz w:val="23"/>
            <w:szCs w:val="23"/>
            <w14:ligatures w14:val="none"/>
          </w:rPr>
          <w:lastRenderedPageBreak/>
          <w:t>1.</w:t>
        </w:r>
      </w:ins>
      <w:r w:rsidR="00BE6FE8" w:rsidRPr="00BE6FE8">
        <w:rPr>
          <w:rFonts w:ascii="Arial" w:eastAsia="ＭＳ Ｐゴシック" w:hAnsi="Arial" w:cs="Arial"/>
          <w:color w:val="1D1C1D"/>
          <w:kern w:val="0"/>
          <w:sz w:val="23"/>
          <w:szCs w:val="23"/>
          <w14:ligatures w14:val="none"/>
        </w:rPr>
        <w:t> </w:t>
      </w:r>
      <w:r w:rsidR="00BE6FE8" w:rsidRPr="00BE6FE8">
        <w:rPr>
          <w:rFonts w:ascii="Arial" w:eastAsia="ＭＳ Ｐゴシック" w:hAnsi="Arial" w:cs="Arial"/>
          <w:color w:val="1D1C1D"/>
          <w:kern w:val="0"/>
          <w:sz w:val="23"/>
          <w:szCs w:val="23"/>
          <w14:ligatures w14:val="none"/>
        </w:rPr>
        <w:t>当社は、本サービスの利用によって取得する個人情報については、当社「プライバシーポリシー」に従い適切に取り扱うものとし</w:t>
      </w:r>
      <w:ins w:id="295" w:author="legal-m" w:date="2025-11-12T15:18:00Z" w16du:dateUtc="2025-11-12T06:18:00Z">
        <w:r>
          <w:rPr>
            <w:rFonts w:ascii="Arial" w:eastAsia="ＭＳ Ｐゴシック" w:hAnsi="Arial" w:cs="Arial" w:hint="eastAsia"/>
            <w:color w:val="1D1C1D"/>
            <w:kern w:val="0"/>
            <w:sz w:val="23"/>
            <w:szCs w:val="23"/>
            <w14:ligatures w14:val="none"/>
          </w:rPr>
          <w:t>、利用者は、このプライバシーポリシーに従って、当社が利用者の利用者情報を取り扱うことについて同意するものとします。</w:t>
        </w:r>
      </w:ins>
    </w:p>
    <w:p w14:paraId="73F19B53" w14:textId="0D7B2A0C" w:rsidR="00BE6FE8" w:rsidRDefault="00A51516" w:rsidP="00BE6FE8">
      <w:pPr>
        <w:widowControl/>
        <w:shd w:val="clear" w:color="auto" w:fill="FFFFFF"/>
        <w:rPr>
          <w:ins w:id="296" w:author="legal-m" w:date="2025-11-12T14:55:00Z" w16du:dateUtc="2025-11-12T05:55:00Z"/>
          <w:rFonts w:ascii="Arial" w:eastAsia="ＭＳ Ｐゴシック" w:hAnsi="Arial" w:cs="Arial"/>
          <w:color w:val="1D1C1D"/>
          <w:kern w:val="0"/>
          <w:sz w:val="23"/>
          <w:szCs w:val="23"/>
          <w14:ligatures w14:val="none"/>
        </w:rPr>
      </w:pPr>
      <w:ins w:id="297" w:author="legal-m" w:date="2025-11-12T15:19:00Z" w16du:dateUtc="2025-11-12T06:19:00Z">
        <w:r>
          <w:rPr>
            <w:rFonts w:ascii="Arial" w:eastAsia="ＭＳ Ｐゴシック" w:hAnsi="Arial" w:cs="Arial"/>
            <w:color w:val="1D1C1D"/>
            <w:kern w:val="0"/>
            <w:sz w:val="23"/>
            <w:szCs w:val="23"/>
            <w14:ligatures w14:val="none"/>
          </w:rPr>
          <w:t>2.</w:t>
        </w:r>
      </w:ins>
      <w:ins w:id="298" w:author="legal-m" w:date="2025-11-12T15:18:00Z" w16du:dateUtc="2025-11-12T06:18:00Z">
        <w:r>
          <w:rPr>
            <w:rFonts w:ascii="Arial" w:eastAsia="ＭＳ Ｐゴシック" w:hAnsi="Arial" w:cs="Arial" w:hint="eastAsia"/>
            <w:color w:val="1D1C1D"/>
            <w:kern w:val="0"/>
            <w:sz w:val="23"/>
            <w:szCs w:val="23"/>
            <w14:ligatures w14:val="none"/>
          </w:rPr>
          <w:t>当社は、利用者が当社に提供した情報、データ等を、個人を特定できない形での統計的な情報として、当社の裁量で、利用及び公開することができるものとし、利用者はこれに異議を唱えないものとします。</w:t>
        </w:r>
      </w:ins>
      <w:del w:id="299" w:author="legal-m" w:date="2025-11-12T15:18:00Z" w16du:dateUtc="2025-11-12T06:18:00Z">
        <w:r w:rsidR="00BE6FE8" w:rsidRPr="00BE6FE8" w:rsidDel="00A51516">
          <w:rPr>
            <w:rFonts w:ascii="Arial" w:eastAsia="ＭＳ Ｐゴシック" w:hAnsi="Arial" w:cs="Arial"/>
            <w:color w:val="1D1C1D"/>
            <w:kern w:val="0"/>
            <w:sz w:val="23"/>
            <w:szCs w:val="23"/>
            <w14:ligatures w14:val="none"/>
          </w:rPr>
          <w:delText>ます。</w:delText>
        </w:r>
      </w:del>
    </w:p>
    <w:p w14:paraId="0C2EB12D" w14:textId="77777777" w:rsidR="005D41DE" w:rsidRDefault="005D41DE" w:rsidP="00BE6FE8">
      <w:pPr>
        <w:widowControl/>
        <w:shd w:val="clear" w:color="auto" w:fill="FFFFFF"/>
        <w:rPr>
          <w:ins w:id="300" w:author="legal-m" w:date="2025-11-12T15:06:00Z" w16du:dateUtc="2025-11-12T06:06:00Z"/>
          <w:rFonts w:ascii="Arial" w:eastAsia="ＭＳ Ｐゴシック" w:hAnsi="Arial" w:cs="Arial"/>
          <w:color w:val="1D1C1D"/>
          <w:kern w:val="0"/>
          <w:sz w:val="23"/>
          <w:szCs w:val="23"/>
          <w14:ligatures w14:val="none"/>
        </w:rPr>
      </w:pPr>
    </w:p>
    <w:p w14:paraId="12636C0F" w14:textId="5A5B29B3" w:rsidR="001B5DC3" w:rsidRDefault="001B5DC3" w:rsidP="00BE6FE8">
      <w:pPr>
        <w:widowControl/>
        <w:shd w:val="clear" w:color="auto" w:fill="FFFFFF"/>
        <w:rPr>
          <w:ins w:id="301" w:author="legal-m" w:date="2025-11-12T15:07:00Z" w16du:dateUtc="2025-11-12T06:07:00Z"/>
          <w:rFonts w:ascii="Arial" w:eastAsia="ＭＳ Ｐゴシック" w:hAnsi="Arial" w:cs="Arial"/>
          <w:color w:val="1D1C1D"/>
          <w:kern w:val="0"/>
          <w:sz w:val="23"/>
          <w:szCs w:val="23"/>
          <w14:ligatures w14:val="none"/>
        </w:rPr>
      </w:pPr>
      <w:ins w:id="302" w:author="legal-m" w:date="2025-11-12T15:07:00Z" w16du:dateUtc="2025-11-12T06:07:00Z">
        <w:r>
          <w:rPr>
            <w:rFonts w:ascii="Arial" w:eastAsia="ＭＳ Ｐゴシック" w:hAnsi="Arial" w:cs="Arial" w:hint="eastAsia"/>
            <w:color w:val="1D1C1D"/>
            <w:kern w:val="0"/>
            <w:sz w:val="23"/>
            <w:szCs w:val="23"/>
            <w14:ligatures w14:val="none"/>
          </w:rPr>
          <w:t>第</w:t>
        </w:r>
      </w:ins>
      <w:ins w:id="303" w:author="legal-m" w:date="2025-11-12T15:46:00Z" w16du:dateUtc="2025-11-12T06:46:00Z">
        <w:r w:rsidR="00DF1636">
          <w:rPr>
            <w:rFonts w:ascii="Arial" w:eastAsia="ＭＳ Ｐゴシック" w:hAnsi="Arial" w:cs="Arial"/>
            <w:color w:val="1D1C1D"/>
            <w:kern w:val="0"/>
            <w:sz w:val="23"/>
            <w:szCs w:val="23"/>
            <w14:ligatures w14:val="none"/>
          </w:rPr>
          <w:t>20</w:t>
        </w:r>
      </w:ins>
      <w:ins w:id="304" w:author="legal-m" w:date="2025-11-12T15:07:00Z" w16du:dateUtc="2025-11-12T06:07:00Z">
        <w:r>
          <w:rPr>
            <w:rFonts w:ascii="Arial" w:eastAsia="ＭＳ Ｐゴシック" w:hAnsi="Arial" w:cs="Arial" w:hint="eastAsia"/>
            <w:color w:val="1D1C1D"/>
            <w:kern w:val="0"/>
            <w:sz w:val="23"/>
            <w:szCs w:val="23"/>
            <w14:ligatures w14:val="none"/>
          </w:rPr>
          <w:t>条</w:t>
        </w:r>
      </w:ins>
      <w:ins w:id="305" w:author="legal-m" w:date="2025-11-12T15:07:00Z">
        <w:r w:rsidRPr="001B5DC3">
          <w:rPr>
            <w:rFonts w:ascii="Arial" w:eastAsia="ＭＳ Ｐゴシック" w:hAnsi="Arial" w:cs="Arial"/>
            <w:color w:val="1D1C1D"/>
            <w:kern w:val="0"/>
            <w:sz w:val="23"/>
            <w:szCs w:val="23"/>
            <w14:ligatures w14:val="none"/>
          </w:rPr>
          <w:t>（連絡、通知）</w:t>
        </w:r>
        <w:r w:rsidRPr="001B5DC3">
          <w:rPr>
            <w:rFonts w:ascii="Arial" w:eastAsia="ＭＳ Ｐゴシック" w:hAnsi="Arial" w:cs="Arial"/>
            <w:color w:val="1D1C1D"/>
            <w:kern w:val="0"/>
            <w:sz w:val="23"/>
            <w:szCs w:val="23"/>
            <w14:ligatures w14:val="none"/>
          </w:rPr>
          <w:t xml:space="preserve"> </w:t>
        </w:r>
      </w:ins>
    </w:p>
    <w:p w14:paraId="79C905E6" w14:textId="77777777" w:rsidR="001B5DC3" w:rsidRDefault="001B5DC3" w:rsidP="00BE6FE8">
      <w:pPr>
        <w:widowControl/>
        <w:shd w:val="clear" w:color="auto" w:fill="FFFFFF"/>
        <w:rPr>
          <w:ins w:id="306" w:author="legal-m" w:date="2025-11-12T15:07:00Z" w16du:dateUtc="2025-11-12T06:07:00Z"/>
          <w:rFonts w:ascii="Arial" w:eastAsia="ＭＳ Ｐゴシック" w:hAnsi="Arial" w:cs="Arial"/>
          <w:color w:val="1D1C1D"/>
          <w:kern w:val="0"/>
          <w:sz w:val="23"/>
          <w:szCs w:val="23"/>
          <w14:ligatures w14:val="none"/>
        </w:rPr>
      </w:pPr>
      <w:ins w:id="307" w:author="legal-m" w:date="2025-11-12T15:07:00Z">
        <w:r w:rsidRPr="001B5DC3">
          <w:rPr>
            <w:rFonts w:ascii="Arial" w:eastAsia="ＭＳ Ｐゴシック" w:hAnsi="Arial" w:cs="Arial"/>
            <w:color w:val="1D1C1D"/>
            <w:kern w:val="0"/>
            <w:sz w:val="23"/>
            <w:szCs w:val="23"/>
            <w14:ligatures w14:val="none"/>
          </w:rPr>
          <w:t xml:space="preserve">1. </w:t>
        </w:r>
        <w:r w:rsidRPr="001B5DC3">
          <w:rPr>
            <w:rFonts w:ascii="Arial" w:eastAsia="ＭＳ Ｐゴシック" w:hAnsi="Arial" w:cs="Arial"/>
            <w:color w:val="1D1C1D"/>
            <w:kern w:val="0"/>
            <w:sz w:val="23"/>
            <w:szCs w:val="23"/>
            <w14:ligatures w14:val="none"/>
          </w:rPr>
          <w:t>本サービスに関する問い合わせその他利用者から当社に対する連絡又は通知、及び本規約の変更に関する通知その他当社から利用者に対する連絡又は通知は、電子メールその他当社の定める方法で行うものとします。通知は、当社からの発信によってその効力が生ずるものとします。</w:t>
        </w:r>
        <w:r w:rsidRPr="001B5DC3">
          <w:rPr>
            <w:rFonts w:ascii="Arial" w:eastAsia="ＭＳ Ｐゴシック" w:hAnsi="Arial" w:cs="Arial"/>
            <w:color w:val="1D1C1D"/>
            <w:kern w:val="0"/>
            <w:sz w:val="23"/>
            <w:szCs w:val="23"/>
            <w14:ligatures w14:val="none"/>
          </w:rPr>
          <w:t xml:space="preserve"> </w:t>
        </w:r>
      </w:ins>
    </w:p>
    <w:p w14:paraId="3C5AE3C5" w14:textId="77777777" w:rsidR="001B5DC3" w:rsidRDefault="001B5DC3" w:rsidP="00BE6FE8">
      <w:pPr>
        <w:widowControl/>
        <w:shd w:val="clear" w:color="auto" w:fill="FFFFFF"/>
        <w:rPr>
          <w:ins w:id="308" w:author="legal-m" w:date="2025-11-12T15:07:00Z" w16du:dateUtc="2025-11-12T06:07:00Z"/>
          <w:rFonts w:ascii="Arial" w:eastAsia="ＭＳ Ｐゴシック" w:hAnsi="Arial" w:cs="Arial"/>
          <w:color w:val="1D1C1D"/>
          <w:kern w:val="0"/>
          <w:sz w:val="23"/>
          <w:szCs w:val="23"/>
          <w14:ligatures w14:val="none"/>
        </w:rPr>
      </w:pPr>
      <w:ins w:id="309" w:author="legal-m" w:date="2025-11-12T15:07:00Z">
        <w:r w:rsidRPr="001B5DC3">
          <w:rPr>
            <w:rFonts w:ascii="Arial" w:eastAsia="ＭＳ Ｐゴシック" w:hAnsi="Arial" w:cs="Arial"/>
            <w:color w:val="1D1C1D"/>
            <w:kern w:val="0"/>
            <w:sz w:val="23"/>
            <w:szCs w:val="23"/>
            <w14:ligatures w14:val="none"/>
          </w:rPr>
          <w:t xml:space="preserve">2. </w:t>
        </w:r>
        <w:r w:rsidRPr="001B5DC3">
          <w:rPr>
            <w:rFonts w:ascii="Arial" w:eastAsia="ＭＳ Ｐゴシック" w:hAnsi="Arial" w:cs="Arial"/>
            <w:color w:val="1D1C1D"/>
            <w:kern w:val="0"/>
            <w:sz w:val="23"/>
            <w:szCs w:val="23"/>
            <w14:ligatures w14:val="none"/>
          </w:rPr>
          <w:t>当社は、本サービスに関する利用者からのお問い合わせに対して回答するよう努めますが、法令又は本規約上、当社に義務が発生する場合を除き、回答する義務を負いません。</w:t>
        </w:r>
        <w:r w:rsidRPr="001B5DC3">
          <w:rPr>
            <w:rFonts w:ascii="Arial" w:eastAsia="ＭＳ Ｐゴシック" w:hAnsi="Arial" w:cs="Arial"/>
            <w:color w:val="1D1C1D"/>
            <w:kern w:val="0"/>
            <w:sz w:val="23"/>
            <w:szCs w:val="23"/>
            <w14:ligatures w14:val="none"/>
          </w:rPr>
          <w:t xml:space="preserve"> </w:t>
        </w:r>
      </w:ins>
    </w:p>
    <w:p w14:paraId="5C1212E1" w14:textId="68F28EBD" w:rsidR="001F713D" w:rsidRPr="001F713D" w:rsidRDefault="001B5DC3" w:rsidP="00BE6FE8">
      <w:pPr>
        <w:widowControl/>
        <w:shd w:val="clear" w:color="auto" w:fill="FFFFFF"/>
        <w:rPr>
          <w:ins w:id="310" w:author="legal-m" w:date="2025-11-12T15:06:00Z" w16du:dateUtc="2025-11-12T06:06:00Z"/>
          <w:rFonts w:ascii="Arial" w:eastAsia="ＭＳ Ｐゴシック" w:hAnsi="Arial" w:cs="Arial"/>
          <w:color w:val="1D1C1D"/>
          <w:kern w:val="0"/>
          <w:sz w:val="23"/>
          <w:szCs w:val="23"/>
          <w14:ligatures w14:val="none"/>
        </w:rPr>
      </w:pPr>
      <w:ins w:id="311" w:author="legal-m" w:date="2025-11-12T15:07:00Z">
        <w:r w:rsidRPr="001B5DC3">
          <w:rPr>
            <w:rFonts w:ascii="Arial" w:eastAsia="ＭＳ Ｐゴシック" w:hAnsi="Arial" w:cs="Arial"/>
            <w:color w:val="1D1C1D"/>
            <w:kern w:val="0"/>
            <w:sz w:val="23"/>
            <w:szCs w:val="23"/>
            <w14:ligatures w14:val="none"/>
          </w:rPr>
          <w:t xml:space="preserve">3. </w:t>
        </w:r>
        <w:r w:rsidRPr="001B5DC3">
          <w:rPr>
            <w:rFonts w:ascii="Arial" w:eastAsia="ＭＳ Ｐゴシック" w:hAnsi="Arial" w:cs="Arial"/>
            <w:color w:val="1D1C1D"/>
            <w:kern w:val="0"/>
            <w:sz w:val="23"/>
            <w:szCs w:val="23"/>
            <w14:ligatures w14:val="none"/>
          </w:rPr>
          <w:t>当社は、利用者からのお問い合わせに回答するか否かの基準を開示する義務を負いません。</w:t>
        </w:r>
      </w:ins>
    </w:p>
    <w:p w14:paraId="782E2EF2" w14:textId="77777777" w:rsidR="001F713D" w:rsidRDefault="001F713D" w:rsidP="00BE6FE8">
      <w:pPr>
        <w:widowControl/>
        <w:shd w:val="clear" w:color="auto" w:fill="FFFFFF"/>
        <w:rPr>
          <w:ins w:id="312" w:author="legal-m" w:date="2025-11-12T14:55:00Z" w16du:dateUtc="2025-11-12T05:55:00Z"/>
          <w:rFonts w:ascii="Arial" w:eastAsia="ＭＳ Ｐゴシック" w:hAnsi="Arial" w:cs="Arial"/>
          <w:color w:val="1D1C1D"/>
          <w:kern w:val="0"/>
          <w:sz w:val="23"/>
          <w:szCs w:val="23"/>
          <w14:ligatures w14:val="none"/>
        </w:rPr>
      </w:pPr>
    </w:p>
    <w:p w14:paraId="7F479373" w14:textId="44C63940" w:rsidR="005D41DE" w:rsidRDefault="005D41DE" w:rsidP="00BE6FE8">
      <w:pPr>
        <w:widowControl/>
        <w:shd w:val="clear" w:color="auto" w:fill="FFFFFF"/>
        <w:rPr>
          <w:ins w:id="313" w:author="legal-m" w:date="2025-11-12T14:55:00Z" w16du:dateUtc="2025-11-12T05:55:00Z"/>
          <w:rFonts w:ascii="Arial" w:eastAsia="ＭＳ Ｐゴシック" w:hAnsi="Arial" w:cs="Arial"/>
          <w:color w:val="1D1C1D"/>
          <w:kern w:val="0"/>
          <w:sz w:val="23"/>
          <w:szCs w:val="23"/>
          <w14:ligatures w14:val="none"/>
        </w:rPr>
      </w:pPr>
      <w:ins w:id="314" w:author="legal-m" w:date="2025-11-12T14:55:00Z" w16du:dateUtc="2025-11-12T05:55:00Z">
        <w:r>
          <w:rPr>
            <w:rFonts w:ascii="Arial" w:eastAsia="ＭＳ Ｐゴシック" w:hAnsi="Arial" w:cs="Arial" w:hint="eastAsia"/>
            <w:color w:val="1D1C1D"/>
            <w:kern w:val="0"/>
            <w:sz w:val="23"/>
            <w:szCs w:val="23"/>
            <w14:ligatures w14:val="none"/>
          </w:rPr>
          <w:t>第</w:t>
        </w:r>
      </w:ins>
      <w:ins w:id="315" w:author="legal-m" w:date="2025-11-12T15:46:00Z" w16du:dateUtc="2025-11-12T06:46:00Z">
        <w:r w:rsidR="00DF1636">
          <w:rPr>
            <w:rFonts w:ascii="Arial" w:eastAsia="ＭＳ Ｐゴシック" w:hAnsi="Arial" w:cs="Arial"/>
            <w:color w:val="1D1C1D"/>
            <w:kern w:val="0"/>
            <w:sz w:val="23"/>
            <w:szCs w:val="23"/>
            <w14:ligatures w14:val="none"/>
          </w:rPr>
          <w:t>21</w:t>
        </w:r>
      </w:ins>
      <w:ins w:id="316" w:author="legal-m" w:date="2025-11-12T14:55:00Z" w16du:dateUtc="2025-11-12T05:55:00Z">
        <w:r>
          <w:rPr>
            <w:rFonts w:ascii="Arial" w:eastAsia="ＭＳ Ｐゴシック" w:hAnsi="Arial" w:cs="Arial" w:hint="eastAsia"/>
            <w:color w:val="1D1C1D"/>
            <w:kern w:val="0"/>
            <w:sz w:val="23"/>
            <w:szCs w:val="23"/>
            <w14:ligatures w14:val="none"/>
          </w:rPr>
          <w:t>条</w:t>
        </w:r>
      </w:ins>
      <w:ins w:id="317" w:author="legal-m" w:date="2025-11-12T14:55:00Z">
        <w:r w:rsidRPr="005D41DE">
          <w:rPr>
            <w:rFonts w:ascii="Arial" w:eastAsia="ＭＳ Ｐゴシック" w:hAnsi="Arial" w:cs="Arial"/>
            <w:color w:val="1D1C1D"/>
            <w:kern w:val="0"/>
            <w:sz w:val="23"/>
            <w:szCs w:val="23"/>
            <w14:ligatures w14:val="none"/>
          </w:rPr>
          <w:t>（地位の譲渡）</w:t>
        </w:r>
      </w:ins>
    </w:p>
    <w:p w14:paraId="6F90B847" w14:textId="77BDE738" w:rsidR="00E525FA" w:rsidRDefault="001B5DC3" w:rsidP="00BE6FE8">
      <w:pPr>
        <w:widowControl/>
        <w:shd w:val="clear" w:color="auto" w:fill="FFFFFF"/>
        <w:rPr>
          <w:ins w:id="318" w:author="legal-m" w:date="2025-11-12T15:11:00Z" w16du:dateUtc="2025-11-12T06:11:00Z"/>
          <w:rFonts w:ascii="Arial" w:eastAsia="ＭＳ Ｐゴシック" w:hAnsi="Arial" w:cs="Arial"/>
          <w:color w:val="1D1C1D"/>
          <w:kern w:val="0"/>
          <w:sz w:val="23"/>
          <w:szCs w:val="23"/>
          <w14:ligatures w14:val="none"/>
        </w:rPr>
      </w:pPr>
      <w:ins w:id="319" w:author="legal-m" w:date="2025-11-12T15:11:00Z" w16du:dateUtc="2025-11-12T06:11:00Z">
        <w:r>
          <w:rPr>
            <w:rFonts w:ascii="Arial" w:eastAsia="ＭＳ Ｐゴシック" w:hAnsi="Arial" w:cs="Arial"/>
            <w:color w:val="1D1C1D"/>
            <w:kern w:val="0"/>
            <w:sz w:val="23"/>
            <w:szCs w:val="23"/>
            <w14:ligatures w14:val="none"/>
          </w:rPr>
          <w:t>1.</w:t>
        </w:r>
      </w:ins>
      <w:ins w:id="320" w:author="legal-m" w:date="2025-11-12T14:55:00Z">
        <w:r w:rsidR="005D41DE" w:rsidRPr="005D41DE">
          <w:rPr>
            <w:rFonts w:ascii="Arial" w:eastAsia="ＭＳ Ｐゴシック" w:hAnsi="Arial" w:cs="Arial"/>
            <w:color w:val="1D1C1D"/>
            <w:kern w:val="0"/>
            <w:sz w:val="23"/>
            <w:szCs w:val="23"/>
            <w14:ligatures w14:val="none"/>
          </w:rPr>
          <w:t>利用者は、相手方の書面による事前の承諾なく、本契約上の地位又は本規約に基づく権利若しくは義務の全部又は一部につき、第三者に対し、譲渡、移転、担保設定、その他の処分をすることはできません。</w:t>
        </w:r>
      </w:ins>
    </w:p>
    <w:p w14:paraId="144B8873" w14:textId="33008C4C" w:rsidR="001B5DC3" w:rsidRDefault="001B5DC3" w:rsidP="00BE6FE8">
      <w:pPr>
        <w:widowControl/>
        <w:shd w:val="clear" w:color="auto" w:fill="FFFFFF"/>
        <w:rPr>
          <w:rFonts w:ascii="Arial" w:eastAsia="ＭＳ Ｐゴシック" w:hAnsi="Arial" w:cs="Arial"/>
          <w:color w:val="1D1C1D"/>
          <w:kern w:val="0"/>
          <w:sz w:val="23"/>
          <w:szCs w:val="23"/>
          <w14:ligatures w14:val="none"/>
        </w:rPr>
      </w:pPr>
      <w:ins w:id="321" w:author="legal-m" w:date="2025-11-12T15:11:00Z" w16du:dateUtc="2025-11-12T06:11:00Z">
        <w:r>
          <w:rPr>
            <w:rFonts w:ascii="Arial" w:eastAsia="ＭＳ Ｐゴシック" w:hAnsi="Arial" w:cs="Arial"/>
            <w:color w:val="1D1C1D"/>
            <w:kern w:val="0"/>
            <w:sz w:val="23"/>
            <w:szCs w:val="23"/>
            <w14:ligatures w14:val="none"/>
          </w:rPr>
          <w:t>2.</w:t>
        </w:r>
      </w:ins>
      <w:ins w:id="322" w:author="legal-m" w:date="2025-11-12T15:14:00Z" w16du:dateUtc="2025-11-12T06:14:00Z">
        <w:r>
          <w:rPr>
            <w:rFonts w:ascii="Arial" w:eastAsia="ＭＳ Ｐゴシック" w:hAnsi="Arial" w:cs="Arial"/>
            <w:color w:val="1D1C1D"/>
            <w:kern w:val="0"/>
            <w:sz w:val="23"/>
            <w:szCs w:val="23"/>
            <w14:ligatures w14:val="none"/>
          </w:rPr>
          <w:t>当社は本サービスにかかる事業を他社に譲渡した場合には、当該事業譲渡に伴い、利用契約上の地位、本規約に基づく権利及び義務並びに利用者の登録事項その他の顧客情報を当該</w:t>
        </w:r>
      </w:ins>
      <w:ins w:id="323" w:author="legal-m" w:date="2025-11-12T15:15:00Z" w16du:dateUtc="2025-11-12T06:15:00Z">
        <w:r>
          <w:rPr>
            <w:rFonts w:ascii="Arial" w:eastAsia="ＭＳ Ｐゴシック" w:hAnsi="Arial" w:cs="Arial" w:hint="eastAsia"/>
            <w:color w:val="1D1C1D"/>
            <w:kern w:val="0"/>
            <w:sz w:val="23"/>
            <w:szCs w:val="23"/>
            <w14:ligatures w14:val="none"/>
          </w:rPr>
          <w:t>事業</w:t>
        </w:r>
      </w:ins>
      <w:ins w:id="324" w:author="legal-m" w:date="2025-11-12T15:14:00Z" w16du:dateUtc="2025-11-12T06:14:00Z">
        <w:r>
          <w:rPr>
            <w:rFonts w:ascii="Arial" w:eastAsia="ＭＳ Ｐゴシック" w:hAnsi="Arial" w:cs="Arial"/>
            <w:color w:val="1D1C1D"/>
            <w:kern w:val="0"/>
            <w:sz w:val="23"/>
            <w:szCs w:val="23"/>
            <w14:ligatures w14:val="none"/>
          </w:rPr>
          <w:t>譲渡の譲受人に譲渡することができるものとし、</w:t>
        </w:r>
      </w:ins>
      <w:ins w:id="325" w:author="legal-m" w:date="2025-11-12T15:15:00Z" w16du:dateUtc="2025-11-12T06:15:00Z">
        <w:r>
          <w:rPr>
            <w:rFonts w:ascii="Arial" w:eastAsia="ＭＳ Ｐゴシック" w:hAnsi="Arial" w:cs="Arial" w:hint="eastAsia"/>
            <w:color w:val="1D1C1D"/>
            <w:kern w:val="0"/>
            <w:sz w:val="23"/>
            <w:szCs w:val="23"/>
            <w14:ligatures w14:val="none"/>
          </w:rPr>
          <w:t>利用者</w:t>
        </w:r>
      </w:ins>
      <w:ins w:id="326" w:author="legal-m" w:date="2025-11-12T15:14:00Z" w16du:dateUtc="2025-11-12T06:14:00Z">
        <w:r>
          <w:rPr>
            <w:rFonts w:ascii="Arial" w:eastAsia="ＭＳ Ｐゴシック" w:hAnsi="Arial" w:cs="Arial"/>
            <w:color w:val="1D1C1D"/>
            <w:kern w:val="0"/>
            <w:sz w:val="23"/>
            <w:szCs w:val="23"/>
            <w14:ligatures w14:val="none"/>
          </w:rPr>
          <w:t>は、</w:t>
        </w:r>
      </w:ins>
      <w:ins w:id="327" w:author="legal-m" w:date="2025-11-12T15:15:00Z" w16du:dateUtc="2025-11-12T06:15:00Z">
        <w:r>
          <w:rPr>
            <w:rFonts w:ascii="Arial" w:eastAsia="ＭＳ Ｐゴシック" w:hAnsi="Arial" w:cs="Arial" w:hint="eastAsia"/>
            <w:color w:val="1D1C1D"/>
            <w:kern w:val="0"/>
            <w:sz w:val="23"/>
            <w:szCs w:val="23"/>
            <w14:ligatures w14:val="none"/>
          </w:rPr>
          <w:t>かか</w:t>
        </w:r>
      </w:ins>
      <w:ins w:id="328" w:author="legal-m" w:date="2025-11-12T15:14:00Z" w16du:dateUtc="2025-11-12T06:14:00Z">
        <w:r>
          <w:rPr>
            <w:rFonts w:ascii="Arial" w:eastAsia="ＭＳ Ｐゴシック" w:hAnsi="Arial" w:cs="Arial"/>
            <w:color w:val="1D1C1D"/>
            <w:kern w:val="0"/>
            <w:sz w:val="23"/>
            <w:szCs w:val="23"/>
            <w14:ligatures w14:val="none"/>
          </w:rPr>
          <w:t>る譲渡につき、本</w:t>
        </w:r>
      </w:ins>
      <w:ins w:id="329" w:author="legal-m" w:date="2025-11-12T15:15:00Z" w16du:dateUtc="2025-11-12T06:15:00Z">
        <w:r>
          <w:rPr>
            <w:rFonts w:ascii="Arial" w:eastAsia="ＭＳ Ｐゴシック" w:hAnsi="Arial" w:cs="Arial" w:hint="eastAsia"/>
            <w:color w:val="1D1C1D"/>
            <w:kern w:val="0"/>
            <w:sz w:val="23"/>
            <w:szCs w:val="23"/>
            <w14:ligatures w14:val="none"/>
          </w:rPr>
          <w:t>項</w:t>
        </w:r>
      </w:ins>
      <w:ins w:id="330" w:author="legal-m" w:date="2025-11-12T15:14:00Z" w16du:dateUtc="2025-11-12T06:14:00Z">
        <w:r>
          <w:rPr>
            <w:rFonts w:ascii="Arial" w:eastAsia="ＭＳ Ｐゴシック" w:hAnsi="Arial" w:cs="Arial"/>
            <w:color w:val="1D1C1D"/>
            <w:kern w:val="0"/>
            <w:sz w:val="23"/>
            <w:szCs w:val="23"/>
            <w14:ligatures w14:val="none"/>
          </w:rPr>
          <w:t>においてあらかじめ同意したものとします。なお、本</w:t>
        </w:r>
      </w:ins>
      <w:ins w:id="331" w:author="legal-m" w:date="2025-11-12T15:15:00Z" w16du:dateUtc="2025-11-12T06:15:00Z">
        <w:r>
          <w:rPr>
            <w:rFonts w:ascii="Arial" w:eastAsia="ＭＳ Ｐゴシック" w:hAnsi="Arial" w:cs="Arial" w:hint="eastAsia"/>
            <w:color w:val="1D1C1D"/>
            <w:kern w:val="0"/>
            <w:sz w:val="23"/>
            <w:szCs w:val="23"/>
            <w14:ligatures w14:val="none"/>
          </w:rPr>
          <w:t>項</w:t>
        </w:r>
      </w:ins>
      <w:ins w:id="332" w:author="legal-m" w:date="2025-11-12T15:14:00Z" w16du:dateUtc="2025-11-12T06:14:00Z">
        <w:r>
          <w:rPr>
            <w:rFonts w:ascii="Arial" w:eastAsia="ＭＳ Ｐゴシック" w:hAnsi="Arial" w:cs="Arial" w:hint="eastAsia"/>
            <w:color w:val="1D1C1D"/>
            <w:kern w:val="0"/>
            <w:sz w:val="23"/>
            <w:szCs w:val="23"/>
            <w14:ligatures w14:val="none"/>
          </w:rPr>
          <w:t>に</w:t>
        </w:r>
        <w:r>
          <w:rPr>
            <w:rFonts w:ascii="Arial" w:eastAsia="ＭＳ Ｐゴシック" w:hAnsi="Arial" w:cs="Arial"/>
            <w:color w:val="1D1C1D"/>
            <w:kern w:val="0"/>
            <w:sz w:val="23"/>
            <w:szCs w:val="23"/>
            <w14:ligatures w14:val="none"/>
          </w:rPr>
          <w:t>定める事業譲渡には、通常の事業譲渡のみならず、会社分割</w:t>
        </w:r>
      </w:ins>
      <w:ins w:id="333" w:author="legal-m" w:date="2025-11-12T15:15:00Z" w16du:dateUtc="2025-11-12T06:15:00Z">
        <w:r>
          <w:rPr>
            <w:rFonts w:ascii="Arial" w:eastAsia="ＭＳ Ｐゴシック" w:hAnsi="Arial" w:cs="Arial" w:hint="eastAsia"/>
            <w:color w:val="1D1C1D"/>
            <w:kern w:val="0"/>
            <w:sz w:val="23"/>
            <w:szCs w:val="23"/>
            <w14:ligatures w14:val="none"/>
          </w:rPr>
          <w:t>その他</w:t>
        </w:r>
      </w:ins>
      <w:ins w:id="334" w:author="legal-m" w:date="2025-11-12T15:14:00Z" w16du:dateUtc="2025-11-12T06:14:00Z">
        <w:r>
          <w:rPr>
            <w:rFonts w:ascii="Arial" w:eastAsia="ＭＳ Ｐゴシック" w:hAnsi="Arial" w:cs="Arial"/>
            <w:color w:val="1D1C1D"/>
            <w:kern w:val="0"/>
            <w:sz w:val="23"/>
            <w:szCs w:val="23"/>
            <w14:ligatures w14:val="none"/>
          </w:rPr>
          <w:t>事業が移転するあらゆる場合を含むものとします。</w:t>
        </w:r>
      </w:ins>
    </w:p>
    <w:p w14:paraId="46C67B7B" w14:textId="77777777" w:rsidR="00BE6FE8" w:rsidRDefault="00BE6FE8" w:rsidP="00BE6FE8">
      <w:pPr>
        <w:widowControl/>
        <w:shd w:val="clear" w:color="auto" w:fill="FFFFFF"/>
        <w:rPr>
          <w:ins w:id="335" w:author="legal-m" w:date="2025-11-12T14:28:00Z" w16du:dateUtc="2025-11-12T05:28:00Z"/>
          <w:rFonts w:ascii="Arial" w:eastAsia="ＭＳ Ｐゴシック" w:hAnsi="Arial" w:cs="Arial"/>
          <w:color w:val="1D1C1D"/>
          <w:kern w:val="0"/>
          <w:sz w:val="23"/>
          <w:szCs w:val="23"/>
          <w14:ligatures w14:val="none"/>
        </w:rPr>
      </w:pPr>
    </w:p>
    <w:p w14:paraId="1873D626" w14:textId="567C2CFD" w:rsidR="00E525FA" w:rsidRPr="001F713D" w:rsidRDefault="00E525FA" w:rsidP="00BE6FE8">
      <w:pPr>
        <w:widowControl/>
        <w:shd w:val="clear" w:color="auto" w:fill="FFFFFF"/>
        <w:rPr>
          <w:ins w:id="336" w:author="legal-m" w:date="2025-11-12T14:28:00Z" w16du:dateUtc="2025-11-12T05:28:00Z"/>
          <w:rFonts w:ascii="Arial" w:eastAsia="ＭＳ Ｐゴシック" w:hAnsi="Arial" w:cs="Arial"/>
          <w:color w:val="1D1C1D"/>
          <w:kern w:val="0"/>
          <w:sz w:val="23"/>
          <w:szCs w:val="23"/>
          <w14:ligatures w14:val="none"/>
        </w:rPr>
      </w:pPr>
      <w:ins w:id="337" w:author="legal-m" w:date="2025-11-12T14:29:00Z" w16du:dateUtc="2025-11-12T05:29:00Z">
        <w:r w:rsidRPr="001F713D">
          <w:rPr>
            <w:rFonts w:ascii="Arial" w:eastAsia="ＭＳ Ｐゴシック" w:hAnsi="Arial" w:cs="Arial" w:hint="eastAsia"/>
            <w:color w:val="1D1C1D"/>
            <w:kern w:val="0"/>
            <w:sz w:val="23"/>
            <w:szCs w:val="23"/>
            <w14:ligatures w14:val="none"/>
          </w:rPr>
          <w:t>第</w:t>
        </w:r>
      </w:ins>
      <w:ins w:id="338" w:author="legal-m" w:date="2025-11-12T15:46:00Z" w16du:dateUtc="2025-11-12T06:46:00Z">
        <w:r w:rsidR="00DF1636">
          <w:rPr>
            <w:rFonts w:ascii="Arial" w:eastAsia="ＭＳ Ｐゴシック" w:hAnsi="Arial" w:cs="Arial"/>
            <w:color w:val="1D1C1D"/>
            <w:kern w:val="0"/>
            <w:sz w:val="23"/>
            <w:szCs w:val="23"/>
            <w14:ligatures w14:val="none"/>
          </w:rPr>
          <w:t>22</w:t>
        </w:r>
      </w:ins>
      <w:ins w:id="339" w:author="legal-m" w:date="2025-11-12T14:29:00Z" w16du:dateUtc="2025-11-12T05:29:00Z">
        <w:r w:rsidRPr="001F713D">
          <w:rPr>
            <w:rFonts w:ascii="Arial" w:eastAsia="ＭＳ Ｐゴシック" w:hAnsi="Arial" w:cs="Arial" w:hint="eastAsia"/>
            <w:color w:val="1D1C1D"/>
            <w:kern w:val="0"/>
            <w:sz w:val="23"/>
            <w:szCs w:val="23"/>
            <w14:ligatures w14:val="none"/>
          </w:rPr>
          <w:t>条</w:t>
        </w:r>
      </w:ins>
      <w:ins w:id="340" w:author="legal-m" w:date="2025-11-12T14:28:00Z" w16du:dateUtc="2025-11-12T05:28:00Z">
        <w:r w:rsidRPr="001F713D">
          <w:rPr>
            <w:rFonts w:ascii="Arial" w:eastAsia="ＭＳ Ｐゴシック" w:hAnsi="Arial" w:cs="Arial"/>
            <w:color w:val="1D1C1D"/>
            <w:kern w:val="0"/>
            <w:sz w:val="23"/>
            <w:szCs w:val="23"/>
            <w14:ligatures w14:val="none"/>
          </w:rPr>
          <w:t>（反社会的勢力の排除）</w:t>
        </w:r>
      </w:ins>
    </w:p>
    <w:p w14:paraId="4C5FAED2" w14:textId="77777777" w:rsidR="00E525FA" w:rsidRPr="001F713D" w:rsidRDefault="00E525FA" w:rsidP="00BE6FE8">
      <w:pPr>
        <w:widowControl/>
        <w:shd w:val="clear" w:color="auto" w:fill="FFFFFF"/>
        <w:rPr>
          <w:ins w:id="341" w:author="legal-m" w:date="2025-11-12T14:28:00Z" w16du:dateUtc="2025-11-12T05:28:00Z"/>
          <w:rFonts w:ascii="Arial" w:eastAsia="ＭＳ Ｐゴシック" w:hAnsi="Arial" w:cs="Arial"/>
          <w:color w:val="1D1C1D"/>
          <w:kern w:val="0"/>
          <w:sz w:val="23"/>
          <w:szCs w:val="23"/>
          <w14:ligatures w14:val="none"/>
        </w:rPr>
      </w:pPr>
      <w:ins w:id="342" w:author="legal-m" w:date="2025-11-12T14:28:00Z" w16du:dateUtc="2025-11-12T05:28:00Z">
        <w:r w:rsidRPr="001F713D">
          <w:rPr>
            <w:rFonts w:ascii="Arial" w:eastAsia="ＭＳ Ｐゴシック" w:hAnsi="Arial" w:cs="Arial"/>
            <w:color w:val="1D1C1D"/>
            <w:kern w:val="0"/>
            <w:sz w:val="23"/>
            <w:szCs w:val="23"/>
            <w14:ligatures w14:val="none"/>
          </w:rPr>
          <w:t xml:space="preserve">1. </w:t>
        </w:r>
        <w:r w:rsidRPr="001F713D">
          <w:rPr>
            <w:rFonts w:ascii="Arial" w:eastAsia="ＭＳ Ｐゴシック" w:hAnsi="Arial" w:cs="Arial"/>
            <w:color w:val="1D1C1D"/>
            <w:kern w:val="0"/>
            <w:sz w:val="23"/>
            <w:szCs w:val="23"/>
            <w14:ligatures w14:val="none"/>
          </w:rPr>
          <w:t>利用者は、現在、暴力団、暴力団員、暴力団員でなくなった時から</w:t>
        </w:r>
        <w:r w:rsidRPr="001F713D">
          <w:rPr>
            <w:rFonts w:ascii="Arial" w:eastAsia="ＭＳ Ｐゴシック" w:hAnsi="Arial" w:cs="Arial"/>
            <w:color w:val="1D1C1D"/>
            <w:kern w:val="0"/>
            <w:sz w:val="23"/>
            <w:szCs w:val="23"/>
            <w14:ligatures w14:val="none"/>
          </w:rPr>
          <w:t>5</w:t>
        </w:r>
        <w:r w:rsidRPr="001F713D">
          <w:rPr>
            <w:rFonts w:ascii="Arial" w:eastAsia="ＭＳ Ｐゴシック" w:hAnsi="Arial" w:cs="Arial"/>
            <w:color w:val="1D1C1D"/>
            <w:kern w:val="0"/>
            <w:sz w:val="23"/>
            <w:szCs w:val="23"/>
            <w14:ligatures w14:val="none"/>
          </w:rPr>
          <w:t>年を経過しない者、暴力団準構成員、暴力団関係企業、総会屋等、社会運動等標ぼうゴロ又は特殊知能暴力集団等、その他これらに準ずる者（以下総称して「反社会的勢力」といいます。）に該当しないこと、及び次の各号のいずれにも該当しないことを表明し、かつ将来にわたっても該当しないことを確約します。</w:t>
        </w:r>
      </w:ins>
    </w:p>
    <w:p w14:paraId="3D7BFDA9" w14:textId="77777777" w:rsidR="00E525FA" w:rsidRPr="001F713D" w:rsidRDefault="00E525FA" w:rsidP="00BE6FE8">
      <w:pPr>
        <w:widowControl/>
        <w:shd w:val="clear" w:color="auto" w:fill="FFFFFF"/>
        <w:rPr>
          <w:ins w:id="343" w:author="legal-m" w:date="2025-11-12T14:28:00Z" w16du:dateUtc="2025-11-12T05:28:00Z"/>
          <w:rFonts w:ascii="Arial" w:eastAsia="ＭＳ Ｐゴシック" w:hAnsi="Arial" w:cs="Arial"/>
          <w:color w:val="1D1C1D"/>
          <w:kern w:val="0"/>
          <w:sz w:val="23"/>
          <w:szCs w:val="23"/>
          <w14:ligatures w14:val="none"/>
        </w:rPr>
      </w:pPr>
      <w:ins w:id="344" w:author="legal-m" w:date="2025-11-12T14:28:00Z" w16du:dateUtc="2025-11-12T05:28:00Z">
        <w:r w:rsidRPr="001F713D">
          <w:rPr>
            <w:rFonts w:ascii="Arial" w:eastAsia="ＭＳ Ｐゴシック" w:hAnsi="Arial" w:cs="Arial"/>
            <w:color w:val="1D1C1D"/>
            <w:kern w:val="0"/>
            <w:sz w:val="23"/>
            <w:szCs w:val="23"/>
            <w14:ligatures w14:val="none"/>
          </w:rPr>
          <w:t xml:space="preserve"> (1)</w:t>
        </w:r>
        <w:r w:rsidRPr="001F713D">
          <w:rPr>
            <w:rFonts w:ascii="Arial" w:eastAsia="ＭＳ Ｐゴシック" w:hAnsi="Arial" w:cs="Arial"/>
            <w:color w:val="1D1C1D"/>
            <w:kern w:val="0"/>
            <w:sz w:val="23"/>
            <w:szCs w:val="23"/>
            <w14:ligatures w14:val="none"/>
          </w:rPr>
          <w:t>反社会的勢力が経営を支配していると認められる関係を有すること</w:t>
        </w:r>
      </w:ins>
    </w:p>
    <w:p w14:paraId="631DAD26" w14:textId="77777777" w:rsidR="00E525FA" w:rsidRPr="001F713D" w:rsidRDefault="00E525FA" w:rsidP="00BE6FE8">
      <w:pPr>
        <w:widowControl/>
        <w:shd w:val="clear" w:color="auto" w:fill="FFFFFF"/>
        <w:rPr>
          <w:ins w:id="345" w:author="legal-m" w:date="2025-11-12T14:29:00Z" w16du:dateUtc="2025-11-12T05:29:00Z"/>
          <w:rFonts w:ascii="Arial" w:eastAsia="ＭＳ Ｐゴシック" w:hAnsi="Arial" w:cs="Arial"/>
          <w:color w:val="1D1C1D"/>
          <w:kern w:val="0"/>
          <w:sz w:val="23"/>
          <w:szCs w:val="23"/>
          <w14:ligatures w14:val="none"/>
        </w:rPr>
      </w:pPr>
      <w:ins w:id="346" w:author="legal-m" w:date="2025-11-12T14:28:00Z" w16du:dateUtc="2025-11-12T05:28:00Z">
        <w:r w:rsidRPr="001F713D">
          <w:rPr>
            <w:rFonts w:ascii="Arial" w:eastAsia="ＭＳ Ｐゴシック" w:hAnsi="Arial" w:cs="Arial"/>
            <w:color w:val="1D1C1D"/>
            <w:kern w:val="0"/>
            <w:sz w:val="23"/>
            <w:szCs w:val="23"/>
            <w14:ligatures w14:val="none"/>
          </w:rPr>
          <w:lastRenderedPageBreak/>
          <w:t xml:space="preserve"> (2)</w:t>
        </w:r>
        <w:r w:rsidRPr="001F713D">
          <w:rPr>
            <w:rFonts w:ascii="Arial" w:eastAsia="ＭＳ Ｐゴシック" w:hAnsi="Arial" w:cs="Arial"/>
            <w:color w:val="1D1C1D"/>
            <w:kern w:val="0"/>
            <w:sz w:val="23"/>
            <w:szCs w:val="23"/>
            <w14:ligatures w14:val="none"/>
          </w:rPr>
          <w:t>反社会的勢力が経営に実質的に関与していると認められる関係を有すること</w:t>
        </w:r>
      </w:ins>
    </w:p>
    <w:p w14:paraId="36A8672F" w14:textId="77777777" w:rsidR="00E525FA" w:rsidRPr="001F713D" w:rsidRDefault="00E525FA" w:rsidP="00BE6FE8">
      <w:pPr>
        <w:widowControl/>
        <w:shd w:val="clear" w:color="auto" w:fill="FFFFFF"/>
        <w:rPr>
          <w:ins w:id="347" w:author="legal-m" w:date="2025-11-12T14:29:00Z" w16du:dateUtc="2025-11-12T05:29:00Z"/>
          <w:rFonts w:ascii="Arial" w:eastAsia="ＭＳ Ｐゴシック" w:hAnsi="Arial" w:cs="Arial"/>
          <w:color w:val="1D1C1D"/>
          <w:kern w:val="0"/>
          <w:sz w:val="23"/>
          <w:szCs w:val="23"/>
          <w14:ligatures w14:val="none"/>
        </w:rPr>
      </w:pPr>
      <w:ins w:id="348" w:author="legal-m" w:date="2025-11-12T14:28:00Z" w16du:dateUtc="2025-11-12T05:28:00Z">
        <w:r w:rsidRPr="001F713D">
          <w:rPr>
            <w:rFonts w:ascii="Arial" w:eastAsia="ＭＳ Ｐゴシック" w:hAnsi="Arial" w:cs="Arial"/>
            <w:color w:val="1D1C1D"/>
            <w:kern w:val="0"/>
            <w:sz w:val="23"/>
            <w:szCs w:val="23"/>
            <w14:ligatures w14:val="none"/>
          </w:rPr>
          <w:t xml:space="preserve"> (3)</w:t>
        </w:r>
        <w:r w:rsidRPr="001F713D">
          <w:rPr>
            <w:rFonts w:ascii="Arial" w:eastAsia="ＭＳ Ｐゴシック" w:hAnsi="Arial" w:cs="Arial"/>
            <w:color w:val="1D1C1D"/>
            <w:kern w:val="0"/>
            <w:sz w:val="23"/>
            <w:szCs w:val="23"/>
            <w14:ligatures w14:val="none"/>
          </w:rPr>
          <w:t>自己、自社若しくは第三者の不正の利益を図る目的又は第三者に損害を加える目的をもってする等、不当に反社会的勢力を利用していると認められる関係を有すること</w:t>
        </w:r>
      </w:ins>
    </w:p>
    <w:p w14:paraId="1674BA21" w14:textId="59E17916" w:rsidR="00E525FA" w:rsidRPr="001F713D" w:rsidRDefault="00E525FA" w:rsidP="00BE6FE8">
      <w:pPr>
        <w:widowControl/>
        <w:shd w:val="clear" w:color="auto" w:fill="FFFFFF"/>
        <w:rPr>
          <w:ins w:id="349" w:author="legal-m" w:date="2025-11-12T14:29:00Z" w16du:dateUtc="2025-11-12T05:29:00Z"/>
          <w:rFonts w:ascii="Arial" w:eastAsia="ＭＳ Ｐゴシック" w:hAnsi="Arial" w:cs="Arial"/>
          <w:color w:val="1D1C1D"/>
          <w:kern w:val="0"/>
          <w:sz w:val="23"/>
          <w:szCs w:val="23"/>
          <w14:ligatures w14:val="none"/>
        </w:rPr>
      </w:pPr>
      <w:ins w:id="350" w:author="legal-m" w:date="2025-11-12T14:28:00Z" w16du:dateUtc="2025-11-12T05:28:00Z">
        <w:r w:rsidRPr="001F713D">
          <w:rPr>
            <w:rFonts w:ascii="Arial" w:eastAsia="ＭＳ Ｐゴシック" w:hAnsi="Arial" w:cs="Arial"/>
            <w:color w:val="1D1C1D"/>
            <w:kern w:val="0"/>
            <w:sz w:val="23"/>
            <w:szCs w:val="23"/>
            <w14:ligatures w14:val="none"/>
          </w:rPr>
          <w:t xml:space="preserve"> (4)</w:t>
        </w:r>
        <w:r w:rsidRPr="001F713D">
          <w:rPr>
            <w:rFonts w:ascii="Arial" w:eastAsia="ＭＳ Ｐゴシック" w:hAnsi="Arial" w:cs="Arial"/>
            <w:color w:val="1D1C1D"/>
            <w:kern w:val="0"/>
            <w:sz w:val="23"/>
            <w:szCs w:val="23"/>
            <w14:ligatures w14:val="none"/>
          </w:rPr>
          <w:t>反社会的勢力に対して資金等を提供し、又は便宜を供与する等の関与をしていると認められる関係を有すること</w:t>
        </w:r>
      </w:ins>
    </w:p>
    <w:p w14:paraId="161FA77B" w14:textId="77777777" w:rsidR="00E525FA" w:rsidRPr="001F713D" w:rsidRDefault="00E525FA" w:rsidP="00BE6FE8">
      <w:pPr>
        <w:widowControl/>
        <w:shd w:val="clear" w:color="auto" w:fill="FFFFFF"/>
        <w:rPr>
          <w:ins w:id="351" w:author="legal-m" w:date="2025-11-12T14:29:00Z" w16du:dateUtc="2025-11-12T05:29:00Z"/>
          <w:rFonts w:ascii="Arial" w:eastAsia="ＭＳ Ｐゴシック" w:hAnsi="Arial" w:cs="Arial"/>
          <w:color w:val="1D1C1D"/>
          <w:kern w:val="0"/>
          <w:sz w:val="23"/>
          <w:szCs w:val="23"/>
          <w14:ligatures w14:val="none"/>
        </w:rPr>
      </w:pPr>
      <w:ins w:id="352" w:author="legal-m" w:date="2025-11-12T14:28:00Z" w16du:dateUtc="2025-11-12T05:28:00Z">
        <w:r w:rsidRPr="001F713D">
          <w:rPr>
            <w:rFonts w:ascii="Arial" w:eastAsia="ＭＳ Ｐゴシック" w:hAnsi="Arial" w:cs="Arial"/>
            <w:color w:val="1D1C1D"/>
            <w:kern w:val="0"/>
            <w:sz w:val="23"/>
            <w:szCs w:val="23"/>
            <w14:ligatures w14:val="none"/>
          </w:rPr>
          <w:t xml:space="preserve"> (5)</w:t>
        </w:r>
        <w:r w:rsidRPr="001F713D">
          <w:rPr>
            <w:rFonts w:ascii="Arial" w:eastAsia="ＭＳ Ｐゴシック" w:hAnsi="Arial" w:cs="Arial"/>
            <w:color w:val="1D1C1D"/>
            <w:kern w:val="0"/>
            <w:sz w:val="23"/>
            <w:szCs w:val="23"/>
            <w14:ligatures w14:val="none"/>
          </w:rPr>
          <w:t>役員又は経営に実質的に関与している者が反社会的勢力と社会的に非難されるべき関係を有すること</w:t>
        </w:r>
        <w:r w:rsidRPr="001F713D">
          <w:rPr>
            <w:rFonts w:ascii="Arial" w:eastAsia="ＭＳ Ｐゴシック" w:hAnsi="Arial" w:cs="Arial"/>
            <w:color w:val="1D1C1D"/>
            <w:kern w:val="0"/>
            <w:sz w:val="23"/>
            <w:szCs w:val="23"/>
            <w14:ligatures w14:val="none"/>
          </w:rPr>
          <w:t xml:space="preserve"> </w:t>
        </w:r>
      </w:ins>
    </w:p>
    <w:p w14:paraId="3FBF43CA" w14:textId="77777777" w:rsidR="00E525FA" w:rsidRPr="001F713D" w:rsidRDefault="00E525FA" w:rsidP="00BE6FE8">
      <w:pPr>
        <w:widowControl/>
        <w:shd w:val="clear" w:color="auto" w:fill="FFFFFF"/>
        <w:rPr>
          <w:ins w:id="353" w:author="legal-m" w:date="2025-11-12T14:29:00Z" w16du:dateUtc="2025-11-12T05:29:00Z"/>
          <w:rFonts w:ascii="Arial" w:eastAsia="ＭＳ Ｐゴシック" w:hAnsi="Arial" w:cs="Arial"/>
          <w:color w:val="1D1C1D"/>
          <w:kern w:val="0"/>
          <w:sz w:val="23"/>
          <w:szCs w:val="23"/>
          <w14:ligatures w14:val="none"/>
        </w:rPr>
      </w:pPr>
      <w:ins w:id="354" w:author="legal-m" w:date="2025-11-12T14:28:00Z" w16du:dateUtc="2025-11-12T05:28:00Z">
        <w:r w:rsidRPr="001F713D">
          <w:rPr>
            <w:rFonts w:ascii="Arial" w:eastAsia="ＭＳ Ｐゴシック" w:hAnsi="Arial" w:cs="Arial"/>
            <w:color w:val="1D1C1D"/>
            <w:kern w:val="0"/>
            <w:sz w:val="23"/>
            <w:szCs w:val="23"/>
            <w14:ligatures w14:val="none"/>
          </w:rPr>
          <w:t xml:space="preserve">2. </w:t>
        </w:r>
        <w:r w:rsidRPr="001F713D">
          <w:rPr>
            <w:rFonts w:ascii="Arial" w:eastAsia="ＭＳ Ｐゴシック" w:hAnsi="Arial" w:cs="Arial"/>
            <w:color w:val="1D1C1D"/>
            <w:kern w:val="0"/>
            <w:sz w:val="23"/>
            <w:szCs w:val="23"/>
            <w14:ligatures w14:val="none"/>
          </w:rPr>
          <w:t>利用者は、自ら又は第三者を利用して次の各号のいずれにも該当する行為を行わないことを確約します。</w:t>
        </w:r>
      </w:ins>
    </w:p>
    <w:p w14:paraId="244250DB" w14:textId="77777777" w:rsidR="00E525FA" w:rsidRPr="001F713D" w:rsidRDefault="00E525FA" w:rsidP="00BE6FE8">
      <w:pPr>
        <w:widowControl/>
        <w:shd w:val="clear" w:color="auto" w:fill="FFFFFF"/>
        <w:rPr>
          <w:ins w:id="355" w:author="legal-m" w:date="2025-11-12T14:29:00Z" w16du:dateUtc="2025-11-12T05:29:00Z"/>
          <w:rFonts w:ascii="Arial" w:eastAsia="ＭＳ Ｐゴシック" w:hAnsi="Arial" w:cs="Arial"/>
          <w:color w:val="1D1C1D"/>
          <w:kern w:val="0"/>
          <w:sz w:val="23"/>
          <w:szCs w:val="23"/>
          <w14:ligatures w14:val="none"/>
        </w:rPr>
      </w:pPr>
      <w:ins w:id="356" w:author="legal-m" w:date="2025-11-12T14:28:00Z" w16du:dateUtc="2025-11-12T05:28:00Z">
        <w:r w:rsidRPr="001F713D">
          <w:rPr>
            <w:rFonts w:ascii="Arial" w:eastAsia="ＭＳ Ｐゴシック" w:hAnsi="Arial" w:cs="Arial"/>
            <w:color w:val="1D1C1D"/>
            <w:kern w:val="0"/>
            <w:sz w:val="23"/>
            <w:szCs w:val="23"/>
            <w14:ligatures w14:val="none"/>
          </w:rPr>
          <w:t xml:space="preserve"> (1)</w:t>
        </w:r>
        <w:r w:rsidRPr="001F713D">
          <w:rPr>
            <w:rFonts w:ascii="Arial" w:eastAsia="ＭＳ Ｐゴシック" w:hAnsi="Arial" w:cs="Arial"/>
            <w:color w:val="1D1C1D"/>
            <w:kern w:val="0"/>
            <w:sz w:val="23"/>
            <w:szCs w:val="23"/>
            <w14:ligatures w14:val="none"/>
          </w:rPr>
          <w:t>暴力的な要求行為</w:t>
        </w:r>
      </w:ins>
    </w:p>
    <w:p w14:paraId="447FEFEC" w14:textId="1B72F589" w:rsidR="00E525FA" w:rsidRPr="001F713D" w:rsidRDefault="00E525FA" w:rsidP="00BE6FE8">
      <w:pPr>
        <w:widowControl/>
        <w:shd w:val="clear" w:color="auto" w:fill="FFFFFF"/>
        <w:rPr>
          <w:ins w:id="357" w:author="legal-m" w:date="2025-11-12T14:29:00Z" w16du:dateUtc="2025-11-12T05:29:00Z"/>
          <w:rFonts w:ascii="Arial" w:eastAsia="ＭＳ Ｐゴシック" w:hAnsi="Arial" w:cs="Arial"/>
          <w:color w:val="1D1C1D"/>
          <w:kern w:val="0"/>
          <w:sz w:val="23"/>
          <w:szCs w:val="23"/>
          <w14:ligatures w14:val="none"/>
        </w:rPr>
      </w:pPr>
      <w:ins w:id="358" w:author="legal-m" w:date="2025-11-12T14:28:00Z" w16du:dateUtc="2025-11-12T05:28:00Z">
        <w:r w:rsidRPr="001F713D">
          <w:rPr>
            <w:rFonts w:ascii="Arial" w:eastAsia="ＭＳ Ｐゴシック" w:hAnsi="Arial" w:cs="Arial"/>
            <w:color w:val="1D1C1D"/>
            <w:kern w:val="0"/>
            <w:sz w:val="23"/>
            <w:szCs w:val="23"/>
            <w14:ligatures w14:val="none"/>
          </w:rPr>
          <w:t xml:space="preserve"> (2)</w:t>
        </w:r>
        <w:r w:rsidRPr="001F713D">
          <w:rPr>
            <w:rFonts w:ascii="Arial" w:eastAsia="ＭＳ Ｐゴシック" w:hAnsi="Arial" w:cs="Arial"/>
            <w:color w:val="1D1C1D"/>
            <w:kern w:val="0"/>
            <w:sz w:val="23"/>
            <w:szCs w:val="23"/>
            <w14:ligatures w14:val="none"/>
          </w:rPr>
          <w:t>法的な責任を超えた不当な要求行為</w:t>
        </w:r>
      </w:ins>
    </w:p>
    <w:p w14:paraId="162EDE82" w14:textId="20750650" w:rsidR="00E525FA" w:rsidRPr="001F713D" w:rsidRDefault="00E525FA" w:rsidP="00BE6FE8">
      <w:pPr>
        <w:widowControl/>
        <w:shd w:val="clear" w:color="auto" w:fill="FFFFFF"/>
        <w:rPr>
          <w:ins w:id="359" w:author="legal-m" w:date="2025-11-12T14:29:00Z" w16du:dateUtc="2025-11-12T05:29:00Z"/>
          <w:rFonts w:ascii="Arial" w:eastAsia="ＭＳ Ｐゴシック" w:hAnsi="Arial" w:cs="Arial"/>
          <w:color w:val="1D1C1D"/>
          <w:kern w:val="0"/>
          <w:sz w:val="23"/>
          <w:szCs w:val="23"/>
          <w14:ligatures w14:val="none"/>
        </w:rPr>
      </w:pPr>
      <w:ins w:id="360" w:author="legal-m" w:date="2025-11-12T14:28:00Z" w16du:dateUtc="2025-11-12T05:28:00Z">
        <w:r w:rsidRPr="001F713D">
          <w:rPr>
            <w:rFonts w:ascii="Arial" w:eastAsia="ＭＳ Ｐゴシック" w:hAnsi="Arial" w:cs="Arial"/>
            <w:color w:val="1D1C1D"/>
            <w:kern w:val="0"/>
            <w:sz w:val="23"/>
            <w:szCs w:val="23"/>
            <w14:ligatures w14:val="none"/>
          </w:rPr>
          <w:t xml:space="preserve"> (3)</w:t>
        </w:r>
        <w:r w:rsidRPr="001F713D">
          <w:rPr>
            <w:rFonts w:ascii="Arial" w:eastAsia="ＭＳ Ｐゴシック" w:hAnsi="Arial" w:cs="Arial"/>
            <w:color w:val="1D1C1D"/>
            <w:kern w:val="0"/>
            <w:sz w:val="23"/>
            <w:szCs w:val="23"/>
            <w14:ligatures w14:val="none"/>
          </w:rPr>
          <w:t>取引に関して、脅迫的な言動をし、又は暴力を用いる行為</w:t>
        </w:r>
      </w:ins>
    </w:p>
    <w:p w14:paraId="3553E749" w14:textId="4F414632" w:rsidR="00E525FA" w:rsidRPr="001F713D" w:rsidRDefault="00E525FA" w:rsidP="00BE6FE8">
      <w:pPr>
        <w:widowControl/>
        <w:shd w:val="clear" w:color="auto" w:fill="FFFFFF"/>
        <w:rPr>
          <w:ins w:id="361" w:author="legal-m" w:date="2025-11-12T14:29:00Z" w16du:dateUtc="2025-11-12T05:29:00Z"/>
          <w:rFonts w:ascii="Arial" w:eastAsia="ＭＳ Ｐゴシック" w:hAnsi="Arial" w:cs="Arial"/>
          <w:color w:val="1D1C1D"/>
          <w:kern w:val="0"/>
          <w:sz w:val="23"/>
          <w:szCs w:val="23"/>
          <w14:ligatures w14:val="none"/>
        </w:rPr>
      </w:pPr>
      <w:ins w:id="362" w:author="legal-m" w:date="2025-11-12T14:28:00Z" w16du:dateUtc="2025-11-12T05:28:00Z">
        <w:r w:rsidRPr="001F713D">
          <w:rPr>
            <w:rFonts w:ascii="Arial" w:eastAsia="ＭＳ Ｐゴシック" w:hAnsi="Arial" w:cs="Arial"/>
            <w:color w:val="1D1C1D"/>
            <w:kern w:val="0"/>
            <w:sz w:val="23"/>
            <w:szCs w:val="23"/>
            <w14:ligatures w14:val="none"/>
          </w:rPr>
          <w:t xml:space="preserve"> (4)</w:t>
        </w:r>
        <w:r w:rsidRPr="001F713D">
          <w:rPr>
            <w:rFonts w:ascii="Arial" w:eastAsia="ＭＳ Ｐゴシック" w:hAnsi="Arial" w:cs="Arial"/>
            <w:color w:val="1D1C1D"/>
            <w:kern w:val="0"/>
            <w:sz w:val="23"/>
            <w:szCs w:val="23"/>
            <w14:ligatures w14:val="none"/>
          </w:rPr>
          <w:t>風説を流布し、偽計を用い又は威力を用いて相手方の信用を毀損し、又は相手方の業務を妨害する行為</w:t>
        </w:r>
      </w:ins>
    </w:p>
    <w:p w14:paraId="515858FB" w14:textId="77777777" w:rsidR="00E525FA" w:rsidRPr="001F713D" w:rsidRDefault="00E525FA" w:rsidP="00BE6FE8">
      <w:pPr>
        <w:widowControl/>
        <w:shd w:val="clear" w:color="auto" w:fill="FFFFFF"/>
        <w:rPr>
          <w:ins w:id="363" w:author="legal-m" w:date="2025-11-12T14:29:00Z" w16du:dateUtc="2025-11-12T05:29:00Z"/>
          <w:rFonts w:ascii="Arial" w:eastAsia="ＭＳ Ｐゴシック" w:hAnsi="Arial" w:cs="Arial"/>
          <w:color w:val="1D1C1D"/>
          <w:kern w:val="0"/>
          <w:sz w:val="23"/>
          <w:szCs w:val="23"/>
          <w14:ligatures w14:val="none"/>
        </w:rPr>
      </w:pPr>
      <w:ins w:id="364" w:author="legal-m" w:date="2025-11-12T14:28:00Z" w16du:dateUtc="2025-11-12T05:28:00Z">
        <w:r w:rsidRPr="001F713D">
          <w:rPr>
            <w:rFonts w:ascii="Arial" w:eastAsia="ＭＳ Ｐゴシック" w:hAnsi="Arial" w:cs="Arial"/>
            <w:color w:val="1D1C1D"/>
            <w:kern w:val="0"/>
            <w:sz w:val="23"/>
            <w:szCs w:val="23"/>
            <w14:ligatures w14:val="none"/>
          </w:rPr>
          <w:t xml:space="preserve"> (5)</w:t>
        </w:r>
        <w:r w:rsidRPr="001F713D">
          <w:rPr>
            <w:rFonts w:ascii="Arial" w:eastAsia="ＭＳ Ｐゴシック" w:hAnsi="Arial" w:cs="Arial"/>
            <w:color w:val="1D1C1D"/>
            <w:kern w:val="0"/>
            <w:sz w:val="23"/>
            <w:szCs w:val="23"/>
            <w14:ligatures w14:val="none"/>
          </w:rPr>
          <w:t>その他前各号に準ずる行為</w:t>
        </w:r>
        <w:r w:rsidRPr="001F713D">
          <w:rPr>
            <w:rFonts w:ascii="Arial" w:eastAsia="ＭＳ Ｐゴシック" w:hAnsi="Arial" w:cs="Arial"/>
            <w:color w:val="1D1C1D"/>
            <w:kern w:val="0"/>
            <w:sz w:val="23"/>
            <w:szCs w:val="23"/>
            <w14:ligatures w14:val="none"/>
          </w:rPr>
          <w:t xml:space="preserve"> </w:t>
        </w:r>
      </w:ins>
    </w:p>
    <w:p w14:paraId="40CB5ADF" w14:textId="77777777" w:rsidR="00E525FA" w:rsidRPr="001F713D" w:rsidRDefault="00E525FA" w:rsidP="00BE6FE8">
      <w:pPr>
        <w:widowControl/>
        <w:shd w:val="clear" w:color="auto" w:fill="FFFFFF"/>
        <w:rPr>
          <w:ins w:id="365" w:author="legal-m" w:date="2025-11-12T14:29:00Z" w16du:dateUtc="2025-11-12T05:29:00Z"/>
          <w:rFonts w:ascii="Arial" w:eastAsia="ＭＳ Ｐゴシック" w:hAnsi="Arial" w:cs="Arial"/>
          <w:color w:val="1D1C1D"/>
          <w:kern w:val="0"/>
          <w:sz w:val="23"/>
          <w:szCs w:val="23"/>
          <w14:ligatures w14:val="none"/>
        </w:rPr>
      </w:pPr>
      <w:ins w:id="366" w:author="legal-m" w:date="2025-11-12T14:28:00Z" w16du:dateUtc="2025-11-12T05:28:00Z">
        <w:r w:rsidRPr="001F713D">
          <w:rPr>
            <w:rFonts w:ascii="Arial" w:eastAsia="ＭＳ Ｐゴシック" w:hAnsi="Arial" w:cs="Arial"/>
            <w:color w:val="1D1C1D"/>
            <w:kern w:val="0"/>
            <w:sz w:val="23"/>
            <w:szCs w:val="23"/>
            <w14:ligatures w14:val="none"/>
          </w:rPr>
          <w:t xml:space="preserve">3. </w:t>
        </w:r>
        <w:r w:rsidRPr="001F713D">
          <w:rPr>
            <w:rFonts w:ascii="Arial" w:eastAsia="ＭＳ Ｐゴシック" w:hAnsi="Arial" w:cs="Arial"/>
            <w:color w:val="1D1C1D"/>
            <w:kern w:val="0"/>
            <w:sz w:val="23"/>
            <w:szCs w:val="23"/>
            <w14:ligatures w14:val="none"/>
          </w:rPr>
          <w:t>当社は、利用者が反社会的勢力若しくは第</w:t>
        </w:r>
        <w:r w:rsidRPr="001F713D">
          <w:rPr>
            <w:rFonts w:ascii="Arial" w:eastAsia="ＭＳ Ｐゴシック" w:hAnsi="Arial" w:cs="Arial"/>
            <w:color w:val="1D1C1D"/>
            <w:kern w:val="0"/>
            <w:sz w:val="23"/>
            <w:szCs w:val="23"/>
            <w14:ligatures w14:val="none"/>
          </w:rPr>
          <w:t>1</w:t>
        </w:r>
        <w:r w:rsidRPr="001F713D">
          <w:rPr>
            <w:rFonts w:ascii="Arial" w:eastAsia="ＭＳ Ｐゴシック" w:hAnsi="Arial" w:cs="Arial"/>
            <w:color w:val="1D1C1D"/>
            <w:kern w:val="0"/>
            <w:sz w:val="23"/>
            <w:szCs w:val="23"/>
            <w14:ligatures w14:val="none"/>
          </w:rPr>
          <w:t>項各号のいずれかに該当し、若しくは前項各号のいずれかに該当する行為をし、又は第</w:t>
        </w:r>
        <w:r w:rsidRPr="001F713D">
          <w:rPr>
            <w:rFonts w:ascii="Arial" w:eastAsia="ＭＳ Ｐゴシック" w:hAnsi="Arial" w:cs="Arial"/>
            <w:color w:val="1D1C1D"/>
            <w:kern w:val="0"/>
            <w:sz w:val="23"/>
            <w:szCs w:val="23"/>
            <w14:ligatures w14:val="none"/>
          </w:rPr>
          <w:t>1</w:t>
        </w:r>
        <w:r w:rsidRPr="001F713D">
          <w:rPr>
            <w:rFonts w:ascii="Arial" w:eastAsia="ＭＳ Ｐゴシック" w:hAnsi="Arial" w:cs="Arial"/>
            <w:color w:val="1D1C1D"/>
            <w:kern w:val="0"/>
            <w:sz w:val="23"/>
            <w:szCs w:val="23"/>
            <w14:ligatures w14:val="none"/>
          </w:rPr>
          <w:t>項の規定にもとづく表明・確約に関して虚偽の申告をしたことが判明した場合には、自己の責に帰すべき事由の有無を問わず、利用者に対して何らの催告をすることなく本契約を解除することができます。</w:t>
        </w:r>
      </w:ins>
    </w:p>
    <w:p w14:paraId="39785F24" w14:textId="78FB9887" w:rsidR="00E525FA" w:rsidRDefault="00E525FA" w:rsidP="00BE6FE8">
      <w:pPr>
        <w:widowControl/>
        <w:shd w:val="clear" w:color="auto" w:fill="FFFFFF"/>
        <w:rPr>
          <w:ins w:id="367" w:author="legal-m" w:date="2025-11-12T14:28:00Z" w16du:dateUtc="2025-11-12T05:28:00Z"/>
          <w:rFonts w:ascii="Arial" w:eastAsia="ＭＳ Ｐゴシック" w:hAnsi="Arial" w:cs="Arial"/>
          <w:color w:val="1D1C1D"/>
          <w:kern w:val="0"/>
          <w:sz w:val="23"/>
          <w:szCs w:val="23"/>
          <w14:ligatures w14:val="none"/>
        </w:rPr>
      </w:pPr>
      <w:ins w:id="368" w:author="legal-m" w:date="2025-11-12T14:28:00Z" w16du:dateUtc="2025-11-12T05:28:00Z">
        <w:r w:rsidRPr="001F713D">
          <w:rPr>
            <w:rFonts w:ascii="Arial" w:eastAsia="ＭＳ Ｐゴシック" w:hAnsi="Arial" w:cs="Arial"/>
            <w:color w:val="1D1C1D"/>
            <w:kern w:val="0"/>
            <w:sz w:val="23"/>
            <w:szCs w:val="23"/>
            <w14:ligatures w14:val="none"/>
          </w:rPr>
          <w:t xml:space="preserve">4. </w:t>
        </w:r>
        <w:r w:rsidRPr="001F713D">
          <w:rPr>
            <w:rFonts w:ascii="Arial" w:eastAsia="ＭＳ Ｐゴシック" w:hAnsi="Arial" w:cs="Arial"/>
            <w:color w:val="1D1C1D"/>
            <w:kern w:val="0"/>
            <w:sz w:val="23"/>
            <w:szCs w:val="23"/>
            <w14:ligatures w14:val="none"/>
          </w:rPr>
          <w:t>利用者は、前項により当社が本契約を解除した場合、利用者に損害が生じたとしてもこれを一切賠償する責任はないことを確認し、これを了承します。</w:t>
        </w:r>
      </w:ins>
    </w:p>
    <w:p w14:paraId="27F74CD8" w14:textId="77777777" w:rsidR="00E525FA" w:rsidRDefault="00E525FA" w:rsidP="00BE6FE8">
      <w:pPr>
        <w:widowControl/>
        <w:shd w:val="clear" w:color="auto" w:fill="FFFFFF"/>
        <w:rPr>
          <w:rFonts w:ascii="Arial" w:eastAsia="ＭＳ Ｐゴシック" w:hAnsi="Arial" w:cs="Arial"/>
          <w:color w:val="1D1C1D"/>
          <w:kern w:val="0"/>
          <w:sz w:val="23"/>
          <w:szCs w:val="23"/>
          <w14:ligatures w14:val="none"/>
        </w:rPr>
      </w:pPr>
    </w:p>
    <w:p w14:paraId="673D8128" w14:textId="53DE62E2"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del w:id="369" w:author="legal-m" w:date="2025-11-12T15:47:00Z" w16du:dateUtc="2025-11-12T06:47:00Z">
        <w:r w:rsidRPr="00BE6FE8" w:rsidDel="00DF1636">
          <w:rPr>
            <w:rFonts w:ascii="Arial" w:eastAsia="ＭＳ Ｐゴシック" w:hAnsi="Arial" w:cs="Arial"/>
            <w:color w:val="1D1C1D"/>
            <w:kern w:val="0"/>
            <w:sz w:val="23"/>
            <w:szCs w:val="23"/>
            <w14:ligatures w14:val="none"/>
          </w:rPr>
          <w:delText>第</w:delText>
        </w:r>
        <w:r w:rsidRPr="00BE6FE8" w:rsidDel="00DF1636">
          <w:rPr>
            <w:rFonts w:ascii="Arial" w:eastAsia="ＭＳ Ｐゴシック" w:hAnsi="Arial" w:cs="Arial"/>
            <w:color w:val="1D1C1D"/>
            <w:kern w:val="0"/>
            <w:sz w:val="23"/>
            <w:szCs w:val="23"/>
            <w14:ligatures w14:val="none"/>
          </w:rPr>
          <w:delText>12</w:delText>
        </w:r>
      </w:del>
      <w:ins w:id="370" w:author="legal-m" w:date="2025-11-12T15:47:00Z" w16du:dateUtc="2025-11-12T06:47:00Z">
        <w:r w:rsidR="00DF1636" w:rsidRPr="00BE6FE8">
          <w:rPr>
            <w:rFonts w:ascii="Arial" w:eastAsia="ＭＳ Ｐゴシック" w:hAnsi="Arial" w:cs="Arial"/>
            <w:color w:val="1D1C1D"/>
            <w:kern w:val="0"/>
            <w:sz w:val="23"/>
            <w:szCs w:val="23"/>
            <w14:ligatures w14:val="none"/>
          </w:rPr>
          <w:t>第</w:t>
        </w:r>
        <w:r w:rsidR="00DF1636">
          <w:rPr>
            <w:rFonts w:ascii="Arial" w:eastAsia="ＭＳ Ｐゴシック" w:hAnsi="Arial" w:cs="Arial"/>
            <w:color w:val="1D1C1D"/>
            <w:kern w:val="0"/>
            <w:sz w:val="23"/>
            <w:szCs w:val="23"/>
            <w14:ligatures w14:val="none"/>
          </w:rPr>
          <w:t>23</w:t>
        </w:r>
      </w:ins>
      <w:r w:rsidRPr="00BE6FE8">
        <w:rPr>
          <w:rFonts w:ascii="Arial" w:eastAsia="ＭＳ Ｐゴシック" w:hAnsi="Arial" w:cs="Arial"/>
          <w:color w:val="1D1C1D"/>
          <w:kern w:val="0"/>
          <w:sz w:val="23"/>
          <w:szCs w:val="23"/>
          <w14:ligatures w14:val="none"/>
        </w:rPr>
        <w:t>条（規約の変更）</w:t>
      </w:r>
      <w:r w:rsidRPr="00BE6FE8">
        <w:rPr>
          <w:rFonts w:ascii="Arial" w:eastAsia="ＭＳ Ｐゴシック" w:hAnsi="Arial" w:cs="Arial"/>
          <w:color w:val="1D1C1D"/>
          <w:kern w:val="0"/>
          <w:sz w:val="23"/>
          <w:szCs w:val="23"/>
          <w14:ligatures w14:val="none"/>
        </w:rPr>
        <w:t> </w:t>
      </w:r>
    </w:p>
    <w:p w14:paraId="4EF62C43" w14:textId="0B319C1B" w:rsidR="005D41DE" w:rsidRDefault="00BE6FE8" w:rsidP="00BE6FE8">
      <w:pPr>
        <w:widowControl/>
        <w:shd w:val="clear" w:color="auto" w:fill="FFFFFF"/>
        <w:rPr>
          <w:ins w:id="371" w:author="legal-m" w:date="2025-11-12T14:49:00Z" w16du:dateUtc="2025-11-12T05:49:00Z"/>
          <w:rFonts w:ascii="Arial" w:eastAsia="ＭＳ Ｐゴシック" w:hAnsi="Arial" w:cs="Arial"/>
          <w:color w:val="1D1C1D"/>
          <w:kern w:val="0"/>
          <w:sz w:val="23"/>
          <w:szCs w:val="23"/>
          <w14:ligatures w14:val="none"/>
        </w:rPr>
      </w:pPr>
      <w:del w:id="372" w:author="legal-m" w:date="2025-11-12T14:50:00Z" w16du:dateUtc="2025-11-12T05:50:00Z">
        <w:r w:rsidRPr="00BE6FE8" w:rsidDel="005D41DE">
          <w:rPr>
            <w:rFonts w:ascii="Arial" w:eastAsia="ＭＳ Ｐゴシック" w:hAnsi="Arial" w:cs="Arial"/>
            <w:color w:val="1D1C1D"/>
            <w:kern w:val="0"/>
            <w:sz w:val="23"/>
            <w:szCs w:val="23"/>
            <w14:ligatures w14:val="none"/>
          </w:rPr>
          <w:delText> </w:delText>
        </w:r>
        <w:r w:rsidRPr="00BE6FE8" w:rsidDel="005D41DE">
          <w:rPr>
            <w:rFonts w:ascii="Arial" w:eastAsia="ＭＳ Ｐゴシック" w:hAnsi="Arial" w:cs="Arial"/>
            <w:color w:val="1D1C1D"/>
            <w:kern w:val="0"/>
            <w:sz w:val="23"/>
            <w:szCs w:val="23"/>
            <w14:ligatures w14:val="none"/>
          </w:rPr>
          <w:delText>当社は、必要と判断した場合には、利用者に通知することなくいつでも本規約を変更することができるものとします。変更後の本規約は、当社ウェブサイトに掲示された時点から効力を生じるものとします。</w:delText>
        </w:r>
        <w:r w:rsidRPr="00BE6FE8" w:rsidDel="005D41DE">
          <w:rPr>
            <w:rFonts w:ascii="Arial" w:eastAsia="ＭＳ Ｐゴシック" w:hAnsi="Arial" w:cs="Arial"/>
            <w:color w:val="1D1C1D"/>
            <w:kern w:val="0"/>
            <w:sz w:val="23"/>
            <w:szCs w:val="23"/>
            <w14:ligatures w14:val="none"/>
          </w:rPr>
          <w:delText> </w:delText>
        </w:r>
      </w:del>
      <w:ins w:id="373" w:author="legal-m" w:date="2025-11-12T14:49:00Z">
        <w:r w:rsidR="005D41DE" w:rsidRPr="005D41DE">
          <w:rPr>
            <w:rFonts w:ascii="Arial" w:eastAsia="ＭＳ Ｐゴシック" w:hAnsi="Arial" w:cs="Arial"/>
            <w:color w:val="1D1C1D"/>
            <w:kern w:val="0"/>
            <w:sz w:val="23"/>
            <w:szCs w:val="23"/>
            <w14:ligatures w14:val="none"/>
          </w:rPr>
          <w:t xml:space="preserve">1. </w:t>
        </w:r>
        <w:r w:rsidR="005D41DE" w:rsidRPr="005D41DE">
          <w:rPr>
            <w:rFonts w:ascii="Arial" w:eastAsia="ＭＳ Ｐゴシック" w:hAnsi="Arial" w:cs="Arial"/>
            <w:color w:val="1D1C1D"/>
            <w:kern w:val="0"/>
            <w:sz w:val="23"/>
            <w:szCs w:val="23"/>
            <w14:ligatures w14:val="none"/>
          </w:rPr>
          <w:t>当社は、本規約の全部又は一部を変更できます。</w:t>
        </w:r>
        <w:r w:rsidR="005D41DE" w:rsidRPr="005D41DE">
          <w:rPr>
            <w:rFonts w:ascii="Arial" w:eastAsia="ＭＳ Ｐゴシック" w:hAnsi="Arial" w:cs="Arial"/>
            <w:color w:val="1D1C1D"/>
            <w:kern w:val="0"/>
            <w:sz w:val="23"/>
            <w:szCs w:val="23"/>
            <w14:ligatures w14:val="none"/>
          </w:rPr>
          <w:t xml:space="preserve"> </w:t>
        </w:r>
      </w:ins>
    </w:p>
    <w:p w14:paraId="242FE0A1" w14:textId="77777777" w:rsidR="005D41DE" w:rsidRDefault="005D41DE" w:rsidP="00BE6FE8">
      <w:pPr>
        <w:widowControl/>
        <w:shd w:val="clear" w:color="auto" w:fill="FFFFFF"/>
        <w:rPr>
          <w:ins w:id="374" w:author="legal-m" w:date="2025-11-12T14:49:00Z" w16du:dateUtc="2025-11-12T05:49:00Z"/>
          <w:rFonts w:ascii="Arial" w:eastAsia="ＭＳ Ｐゴシック" w:hAnsi="Arial" w:cs="Arial"/>
          <w:color w:val="1D1C1D"/>
          <w:kern w:val="0"/>
          <w:sz w:val="23"/>
          <w:szCs w:val="23"/>
          <w14:ligatures w14:val="none"/>
        </w:rPr>
      </w:pPr>
      <w:ins w:id="375" w:author="legal-m" w:date="2025-11-12T14:49:00Z">
        <w:r w:rsidRPr="005D41DE">
          <w:rPr>
            <w:rFonts w:ascii="Arial" w:eastAsia="ＭＳ Ｐゴシック" w:hAnsi="Arial" w:cs="Arial"/>
            <w:color w:val="1D1C1D"/>
            <w:kern w:val="0"/>
            <w:sz w:val="23"/>
            <w:szCs w:val="23"/>
            <w14:ligatures w14:val="none"/>
          </w:rPr>
          <w:t xml:space="preserve">2. </w:t>
        </w:r>
        <w:r w:rsidRPr="005D41DE">
          <w:rPr>
            <w:rFonts w:ascii="Arial" w:eastAsia="ＭＳ Ｐゴシック" w:hAnsi="Arial" w:cs="Arial"/>
            <w:color w:val="1D1C1D"/>
            <w:kern w:val="0"/>
            <w:sz w:val="23"/>
            <w:szCs w:val="23"/>
            <w14:ligatures w14:val="none"/>
          </w:rPr>
          <w:t>当社は、本規約の変更を行う場合は、利用者へ通知、本サービス上への表示その他当社所定の方法により利用者に周知します。</w:t>
        </w:r>
        <w:r w:rsidRPr="005D41DE">
          <w:rPr>
            <w:rFonts w:ascii="Arial" w:eastAsia="ＭＳ Ｐゴシック" w:hAnsi="Arial" w:cs="Arial"/>
            <w:color w:val="1D1C1D"/>
            <w:kern w:val="0"/>
            <w:sz w:val="23"/>
            <w:szCs w:val="23"/>
            <w14:ligatures w14:val="none"/>
          </w:rPr>
          <w:t xml:space="preserve"> </w:t>
        </w:r>
      </w:ins>
    </w:p>
    <w:p w14:paraId="749BE2E5" w14:textId="5E9276AA" w:rsidR="00BE6FE8" w:rsidRDefault="005D41DE" w:rsidP="00BE6FE8">
      <w:pPr>
        <w:widowControl/>
        <w:shd w:val="clear" w:color="auto" w:fill="FFFFFF"/>
        <w:rPr>
          <w:ins w:id="376" w:author="legal-m" w:date="2025-11-12T14:37:00Z" w16du:dateUtc="2025-11-12T05:37:00Z"/>
          <w:rFonts w:ascii="Arial" w:eastAsia="ＭＳ Ｐゴシック" w:hAnsi="Arial" w:cs="Arial"/>
          <w:color w:val="1D1C1D"/>
          <w:kern w:val="0"/>
          <w:sz w:val="23"/>
          <w:szCs w:val="23"/>
          <w14:ligatures w14:val="none"/>
        </w:rPr>
      </w:pPr>
      <w:ins w:id="377" w:author="legal-m" w:date="2025-11-12T14:49:00Z">
        <w:r w:rsidRPr="005D41DE">
          <w:rPr>
            <w:rFonts w:ascii="Arial" w:eastAsia="ＭＳ Ｐゴシック" w:hAnsi="Arial" w:cs="Arial"/>
            <w:color w:val="1D1C1D"/>
            <w:kern w:val="0"/>
            <w:sz w:val="23"/>
            <w:szCs w:val="23"/>
            <w14:ligatures w14:val="none"/>
          </w:rPr>
          <w:t xml:space="preserve">3. </w:t>
        </w:r>
        <w:r w:rsidRPr="005D41DE">
          <w:rPr>
            <w:rFonts w:ascii="Arial" w:eastAsia="ＭＳ Ｐゴシック" w:hAnsi="Arial" w:cs="Arial"/>
            <w:color w:val="1D1C1D"/>
            <w:kern w:val="0"/>
            <w:sz w:val="23"/>
            <w:szCs w:val="23"/>
            <w14:ligatures w14:val="none"/>
          </w:rPr>
          <w:t>前項の本規約の変更の周知後に利用者が本サービスを利用した場合又は</w:t>
        </w:r>
      </w:ins>
      <w:ins w:id="378" w:author="legal-m" w:date="2025-11-12T14:50:00Z">
        <w:r w:rsidRPr="005D41DE">
          <w:rPr>
            <w:rFonts w:ascii="Arial" w:eastAsia="ＭＳ Ｐゴシック" w:hAnsi="Arial" w:cs="Arial"/>
            <w:color w:val="1D1C1D"/>
            <w:kern w:val="0"/>
            <w:sz w:val="23"/>
            <w:szCs w:val="23"/>
            <w14:ligatures w14:val="none"/>
          </w:rPr>
          <w:t>当社所定の期間</w:t>
        </w:r>
      </w:ins>
      <w:ins w:id="379" w:author="legal-m" w:date="2025-11-12T14:51:00Z" w16du:dateUtc="2025-11-12T05:51:00Z">
        <w:r>
          <w:rPr>
            <w:rFonts w:ascii="Arial" w:eastAsia="ＭＳ Ｐゴシック" w:hAnsi="Arial" w:cs="Arial" w:hint="eastAsia"/>
            <w:color w:val="1D1C1D"/>
            <w:kern w:val="0"/>
            <w:sz w:val="23"/>
            <w:szCs w:val="23"/>
            <w14:ligatures w14:val="none"/>
          </w:rPr>
          <w:t>（期間の通知がない場合は</w:t>
        </w:r>
      </w:ins>
      <w:ins w:id="380" w:author="legal-m" w:date="2025-11-12T14:50:00Z" w16du:dateUtc="2025-11-12T05:50:00Z">
        <w:r>
          <w:rPr>
            <w:rFonts w:ascii="Arial" w:eastAsia="ＭＳ Ｐゴシック" w:hAnsi="Arial" w:cs="Arial"/>
            <w:color w:val="1D1C1D"/>
            <w:kern w:val="0"/>
            <w:sz w:val="23"/>
            <w:szCs w:val="23"/>
            <w14:ligatures w14:val="none"/>
          </w:rPr>
          <w:t>14</w:t>
        </w:r>
      </w:ins>
      <w:ins w:id="381" w:author="legal-m" w:date="2025-11-12T14:49:00Z">
        <w:r w:rsidRPr="005D41DE">
          <w:rPr>
            <w:rFonts w:ascii="Arial" w:eastAsia="ＭＳ Ｐゴシック" w:hAnsi="Arial" w:cs="Arial"/>
            <w:color w:val="1D1C1D"/>
            <w:kern w:val="0"/>
            <w:sz w:val="23"/>
            <w:szCs w:val="23"/>
            <w14:ligatures w14:val="none"/>
          </w:rPr>
          <w:t>日</w:t>
        </w:r>
      </w:ins>
      <w:ins w:id="382" w:author="legal-m" w:date="2025-11-12T14:51:00Z" w16du:dateUtc="2025-11-12T05:51:00Z">
        <w:r>
          <w:rPr>
            <w:rFonts w:ascii="Arial" w:eastAsia="ＭＳ Ｐゴシック" w:hAnsi="Arial" w:cs="Arial" w:hint="eastAsia"/>
            <w:color w:val="1D1C1D"/>
            <w:kern w:val="0"/>
            <w:sz w:val="23"/>
            <w:szCs w:val="23"/>
            <w14:ligatures w14:val="none"/>
          </w:rPr>
          <w:t>）内</w:t>
        </w:r>
      </w:ins>
      <w:ins w:id="383" w:author="legal-m" w:date="2025-11-12T14:49:00Z">
        <w:r w:rsidRPr="005D41DE">
          <w:rPr>
            <w:rFonts w:ascii="Arial" w:eastAsia="ＭＳ Ｐゴシック" w:hAnsi="Arial" w:cs="Arial"/>
            <w:color w:val="1D1C1D"/>
            <w:kern w:val="0"/>
            <w:sz w:val="23"/>
            <w:szCs w:val="23"/>
            <w14:ligatures w14:val="none"/>
          </w:rPr>
          <w:t>に利用者が解約の手続をとらなかった場合、当該利用者は本規約の変更に同意したものとします。</w:t>
        </w:r>
      </w:ins>
    </w:p>
    <w:p w14:paraId="5DEFA376" w14:textId="77777777" w:rsidR="00723D12" w:rsidRDefault="00723D12" w:rsidP="00BE6FE8">
      <w:pPr>
        <w:widowControl/>
        <w:shd w:val="clear" w:color="auto" w:fill="FFFFFF"/>
        <w:rPr>
          <w:ins w:id="384" w:author="legal-m" w:date="2025-11-12T14:37:00Z" w16du:dateUtc="2025-11-12T05:37:00Z"/>
          <w:rFonts w:ascii="Arial" w:eastAsia="ＭＳ Ｐゴシック" w:hAnsi="Arial" w:cs="Arial"/>
          <w:color w:val="1D1C1D"/>
          <w:kern w:val="0"/>
          <w:sz w:val="23"/>
          <w:szCs w:val="23"/>
          <w14:ligatures w14:val="none"/>
        </w:rPr>
      </w:pPr>
    </w:p>
    <w:p w14:paraId="64043B92" w14:textId="3DC720DF" w:rsidR="005D41DE" w:rsidRPr="001F713D" w:rsidRDefault="00DF1636" w:rsidP="00BE6FE8">
      <w:pPr>
        <w:widowControl/>
        <w:shd w:val="clear" w:color="auto" w:fill="FFFFFF"/>
        <w:rPr>
          <w:ins w:id="385" w:author="legal-m" w:date="2025-11-12T14:49:00Z" w16du:dateUtc="2025-11-12T05:49:00Z"/>
          <w:rFonts w:ascii="Arial" w:eastAsia="ＭＳ Ｐゴシック" w:hAnsi="Arial" w:cs="Arial"/>
          <w:color w:val="1D1C1D"/>
          <w:kern w:val="0"/>
          <w:sz w:val="23"/>
          <w:szCs w:val="23"/>
          <w14:ligatures w14:val="none"/>
        </w:rPr>
      </w:pPr>
      <w:ins w:id="386" w:author="legal-m" w:date="2025-11-12T15:47:00Z" w16du:dateUtc="2025-11-12T06:47:00Z">
        <w:r>
          <w:rPr>
            <w:rFonts w:ascii="Arial" w:eastAsia="ＭＳ Ｐゴシック" w:hAnsi="Arial" w:cs="Arial" w:hint="eastAsia"/>
            <w:color w:val="1D1C1D"/>
            <w:kern w:val="0"/>
            <w:sz w:val="23"/>
            <w:szCs w:val="23"/>
            <w14:ligatures w14:val="none"/>
          </w:rPr>
          <w:t>第</w:t>
        </w:r>
        <w:r>
          <w:rPr>
            <w:rFonts w:ascii="Arial" w:eastAsia="ＭＳ Ｐゴシック" w:hAnsi="Arial" w:cs="Arial"/>
            <w:color w:val="1D1C1D"/>
            <w:kern w:val="0"/>
            <w:sz w:val="23"/>
            <w:szCs w:val="23"/>
            <w14:ligatures w14:val="none"/>
          </w:rPr>
          <w:t>24</w:t>
        </w:r>
        <w:r>
          <w:rPr>
            <w:rFonts w:ascii="Arial" w:eastAsia="ＭＳ Ｐゴシック" w:hAnsi="Arial" w:cs="Arial" w:hint="eastAsia"/>
            <w:color w:val="1D1C1D"/>
            <w:kern w:val="0"/>
            <w:sz w:val="23"/>
            <w:szCs w:val="23"/>
            <w14:ligatures w14:val="none"/>
          </w:rPr>
          <w:t>条</w:t>
        </w:r>
      </w:ins>
      <w:ins w:id="387" w:author="legal-m" w:date="2025-11-12T14:37:00Z" w16du:dateUtc="2025-11-12T05:37:00Z">
        <w:r w:rsidR="00723D12" w:rsidRPr="001F713D">
          <w:rPr>
            <w:rFonts w:ascii="Arial" w:eastAsia="ＭＳ Ｐゴシック" w:hAnsi="Arial" w:cs="Arial"/>
            <w:color w:val="1D1C1D"/>
            <w:kern w:val="0"/>
            <w:sz w:val="23"/>
            <w:szCs w:val="23"/>
            <w14:ligatures w14:val="none"/>
          </w:rPr>
          <w:t>（分離可能性）</w:t>
        </w:r>
      </w:ins>
    </w:p>
    <w:p w14:paraId="78C8B1D2" w14:textId="77777777" w:rsidR="005D41DE" w:rsidRPr="001F713D" w:rsidRDefault="00723D12" w:rsidP="00BE6FE8">
      <w:pPr>
        <w:widowControl/>
        <w:shd w:val="clear" w:color="auto" w:fill="FFFFFF"/>
        <w:rPr>
          <w:ins w:id="388" w:author="legal-m" w:date="2025-11-12T14:49:00Z" w16du:dateUtc="2025-11-12T05:49:00Z"/>
          <w:rFonts w:ascii="Arial" w:eastAsia="ＭＳ Ｐゴシック" w:hAnsi="Arial" w:cs="Arial"/>
          <w:color w:val="1D1C1D"/>
          <w:kern w:val="0"/>
          <w:sz w:val="23"/>
          <w:szCs w:val="23"/>
          <w14:ligatures w14:val="none"/>
        </w:rPr>
      </w:pPr>
      <w:ins w:id="389" w:author="legal-m" w:date="2025-11-12T14:37:00Z" w16du:dateUtc="2025-11-12T05:37:00Z">
        <w:r w:rsidRPr="001F713D">
          <w:rPr>
            <w:rFonts w:ascii="Arial" w:eastAsia="ＭＳ Ｐゴシック" w:hAnsi="Arial" w:cs="Arial"/>
            <w:color w:val="1D1C1D"/>
            <w:kern w:val="0"/>
            <w:sz w:val="23"/>
            <w:szCs w:val="23"/>
            <w14:ligatures w14:val="none"/>
          </w:rPr>
          <w:t xml:space="preserve">1. </w:t>
        </w:r>
        <w:r w:rsidRPr="001F713D">
          <w:rPr>
            <w:rFonts w:ascii="Arial" w:eastAsia="ＭＳ Ｐゴシック" w:hAnsi="Arial" w:cs="Arial"/>
            <w:color w:val="1D1C1D"/>
            <w:kern w:val="0"/>
            <w:sz w:val="23"/>
            <w:szCs w:val="23"/>
            <w14:ligatures w14:val="none"/>
          </w:rPr>
          <w:t>本規約のいずれかの条項又はその一部が無効又は執行不能と判断された場合であっても、当該判断は他の部分に影響を及ぼさず、本規約の残りの部分は、引き続き有効かつ執行力を有します。当社及び利用者は、当該無効若しくは執行不能とされた条項又は部分の趣旨に従い、これと同等の効果を確保できるように努めるとともに修正された本規約に拘束されることに同意します。</w:t>
        </w:r>
        <w:r w:rsidRPr="001F713D">
          <w:rPr>
            <w:rFonts w:ascii="Arial" w:eastAsia="ＭＳ Ｐゴシック" w:hAnsi="Arial" w:cs="Arial"/>
            <w:color w:val="1D1C1D"/>
            <w:kern w:val="0"/>
            <w:sz w:val="23"/>
            <w:szCs w:val="23"/>
            <w14:ligatures w14:val="none"/>
          </w:rPr>
          <w:t xml:space="preserve"> </w:t>
        </w:r>
      </w:ins>
    </w:p>
    <w:p w14:paraId="4B068539" w14:textId="7A826E26" w:rsidR="00723D12" w:rsidRDefault="00723D12" w:rsidP="00BE6FE8">
      <w:pPr>
        <w:widowControl/>
        <w:shd w:val="clear" w:color="auto" w:fill="FFFFFF"/>
        <w:rPr>
          <w:rFonts w:ascii="Arial" w:eastAsia="ＭＳ Ｐゴシック" w:hAnsi="Arial" w:cs="Arial"/>
          <w:color w:val="1D1C1D"/>
          <w:kern w:val="0"/>
          <w:sz w:val="23"/>
          <w:szCs w:val="23"/>
          <w14:ligatures w14:val="none"/>
        </w:rPr>
      </w:pPr>
      <w:ins w:id="390" w:author="legal-m" w:date="2025-11-12T14:37:00Z" w16du:dateUtc="2025-11-12T05:37:00Z">
        <w:r w:rsidRPr="001F713D">
          <w:rPr>
            <w:rFonts w:ascii="Arial" w:eastAsia="ＭＳ Ｐゴシック" w:hAnsi="Arial" w:cs="Arial"/>
            <w:color w:val="1D1C1D"/>
            <w:kern w:val="0"/>
            <w:sz w:val="23"/>
            <w:szCs w:val="23"/>
            <w14:ligatures w14:val="none"/>
          </w:rPr>
          <w:lastRenderedPageBreak/>
          <w:t xml:space="preserve">2. </w:t>
        </w:r>
        <w:r w:rsidRPr="001F713D">
          <w:rPr>
            <w:rFonts w:ascii="Arial" w:eastAsia="ＭＳ Ｐゴシック" w:hAnsi="Arial" w:cs="Arial"/>
            <w:color w:val="1D1C1D"/>
            <w:kern w:val="0"/>
            <w:sz w:val="23"/>
            <w:szCs w:val="23"/>
            <w14:ligatures w14:val="none"/>
          </w:rPr>
          <w:t>本規約のいずれかの条項又はその一部が、ある利用者との関係で無効又は執行不能と判断された場合であっても、他の利用者との関係における有効性等には影響を及ぼさないものとします。</w:t>
        </w:r>
      </w:ins>
    </w:p>
    <w:p w14:paraId="4251C1B8"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650A7610" w14:textId="4D4C7E9B"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391" w:author="legal-m" w:date="2025-11-12T15:47:00Z" w16du:dateUtc="2025-11-12T06:47:00Z">
        <w:r w:rsidR="00DF1636">
          <w:rPr>
            <w:rFonts w:ascii="Arial" w:eastAsia="ＭＳ Ｐゴシック" w:hAnsi="Arial" w:cs="Arial"/>
            <w:color w:val="1D1C1D"/>
            <w:kern w:val="0"/>
            <w:sz w:val="23"/>
            <w:szCs w:val="23"/>
            <w14:ligatures w14:val="none"/>
          </w:rPr>
          <w:t>25</w:t>
        </w:r>
      </w:ins>
      <w:del w:id="392" w:author="legal-m" w:date="2025-11-12T15:47:00Z" w16du:dateUtc="2025-11-12T06:47:00Z">
        <w:r w:rsidRPr="00BE6FE8" w:rsidDel="00DF1636">
          <w:rPr>
            <w:rFonts w:ascii="Arial" w:eastAsia="ＭＳ Ｐゴシック" w:hAnsi="Arial" w:cs="Arial" w:hint="eastAsia"/>
            <w:color w:val="1D1C1D"/>
            <w:kern w:val="0"/>
            <w:sz w:val="23"/>
            <w:szCs w:val="23"/>
            <w14:ligatures w14:val="none"/>
          </w:rPr>
          <w:delText>1</w:delText>
        </w:r>
        <w:r w:rsidRPr="00BE6FE8" w:rsidDel="00DF1636">
          <w:rPr>
            <w:rFonts w:ascii="Arial" w:eastAsia="ＭＳ Ｐゴシック" w:hAnsi="Arial" w:cs="Arial"/>
            <w:color w:val="1D1C1D"/>
            <w:kern w:val="0"/>
            <w:sz w:val="23"/>
            <w:szCs w:val="23"/>
            <w14:ligatures w14:val="none"/>
          </w:rPr>
          <w:delText>3</w:delText>
        </w:r>
      </w:del>
      <w:r w:rsidRPr="00BE6FE8">
        <w:rPr>
          <w:rFonts w:ascii="Arial" w:eastAsia="ＭＳ Ｐゴシック" w:hAnsi="Arial" w:cs="Arial"/>
          <w:color w:val="1D1C1D"/>
          <w:kern w:val="0"/>
          <w:sz w:val="23"/>
          <w:szCs w:val="23"/>
          <w14:ligatures w14:val="none"/>
        </w:rPr>
        <w:t>条（準拠法・裁判管轄）</w:t>
      </w:r>
    </w:p>
    <w:p w14:paraId="50188AE5"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xml:space="preserve">  1. </w:t>
      </w:r>
      <w:r w:rsidRPr="00BE6FE8">
        <w:rPr>
          <w:rFonts w:ascii="Arial" w:eastAsia="ＭＳ Ｐゴシック" w:hAnsi="Arial" w:cs="Arial"/>
          <w:color w:val="1D1C1D"/>
          <w:kern w:val="0"/>
          <w:sz w:val="23"/>
          <w:szCs w:val="23"/>
          <w14:ligatures w14:val="none"/>
        </w:rPr>
        <w:t>本規約の解釈にあたっては、日本法を準拠法とします。</w:t>
      </w:r>
      <w:r w:rsidRPr="00BE6FE8">
        <w:rPr>
          <w:rFonts w:ascii="Arial" w:eastAsia="ＭＳ Ｐゴシック" w:hAnsi="Arial" w:cs="Arial"/>
          <w:color w:val="1D1C1D"/>
          <w:kern w:val="0"/>
          <w:sz w:val="23"/>
          <w:szCs w:val="23"/>
          <w14:ligatures w14:val="none"/>
        </w:rPr>
        <w:br/>
        <w:t xml:space="preserve">  2. </w:t>
      </w:r>
      <w:r w:rsidRPr="00BE6FE8">
        <w:rPr>
          <w:rFonts w:ascii="Arial" w:eastAsia="ＭＳ Ｐゴシック" w:hAnsi="Arial" w:cs="Arial"/>
          <w:color w:val="1D1C1D"/>
          <w:kern w:val="0"/>
          <w:sz w:val="23"/>
          <w:szCs w:val="23"/>
          <w14:ligatures w14:val="none"/>
        </w:rPr>
        <w:t>本サービスに関して紛争が生じた場合には、当社の本店所在地を管轄する裁判所を専属的合意管轄とします。</w:t>
      </w:r>
      <w:r w:rsidRPr="00BE6FE8">
        <w:rPr>
          <w:rFonts w:ascii="Arial" w:eastAsia="ＭＳ Ｐゴシック" w:hAnsi="Arial" w:cs="Arial"/>
          <w:color w:val="1D1C1D"/>
          <w:kern w:val="0"/>
          <w:sz w:val="23"/>
          <w:szCs w:val="23"/>
          <w14:ligatures w14:val="none"/>
        </w:rPr>
        <w:t> </w:t>
      </w:r>
    </w:p>
    <w:p w14:paraId="715D2D39" w14:textId="77777777" w:rsidR="00BE6FE8" w:rsidRDefault="00BE6FE8" w:rsidP="00BE6FE8">
      <w:pPr>
        <w:widowControl/>
        <w:shd w:val="clear" w:color="auto" w:fill="FFFFFF"/>
        <w:rPr>
          <w:rFonts w:ascii="Arial" w:eastAsia="ＭＳ Ｐゴシック" w:hAnsi="Arial" w:cs="Arial"/>
          <w:color w:val="1D1C1D"/>
          <w:kern w:val="0"/>
          <w:sz w:val="23"/>
          <w:szCs w:val="23"/>
          <w14:ligatures w14:val="none"/>
        </w:rPr>
      </w:pPr>
    </w:p>
    <w:p w14:paraId="03CC143A" w14:textId="0417DF25" w:rsid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第</w:t>
      </w:r>
      <w:ins w:id="393" w:author="legal-m" w:date="2025-11-12T15:47:00Z" w16du:dateUtc="2025-11-12T06:47:00Z">
        <w:r w:rsidR="00DF1636">
          <w:rPr>
            <w:rFonts w:ascii="Arial" w:eastAsia="ＭＳ Ｐゴシック" w:hAnsi="Arial" w:cs="Arial"/>
            <w:color w:val="1D1C1D"/>
            <w:kern w:val="0"/>
            <w:sz w:val="23"/>
            <w:szCs w:val="23"/>
            <w14:ligatures w14:val="none"/>
          </w:rPr>
          <w:t>26</w:t>
        </w:r>
      </w:ins>
      <w:del w:id="394" w:author="legal-m" w:date="2025-11-12T15:47:00Z" w16du:dateUtc="2025-11-12T06:47:00Z">
        <w:r w:rsidRPr="00BE6FE8" w:rsidDel="00DF1636">
          <w:rPr>
            <w:rFonts w:ascii="Arial" w:eastAsia="ＭＳ Ｐゴシック" w:hAnsi="Arial" w:cs="Arial"/>
            <w:color w:val="1D1C1D"/>
            <w:kern w:val="0"/>
            <w:sz w:val="23"/>
            <w:szCs w:val="23"/>
            <w14:ligatures w14:val="none"/>
          </w:rPr>
          <w:delText>14</w:delText>
        </w:r>
      </w:del>
      <w:r w:rsidRPr="00BE6FE8">
        <w:rPr>
          <w:rFonts w:ascii="Arial" w:eastAsia="ＭＳ Ｐゴシック" w:hAnsi="Arial" w:cs="Arial"/>
          <w:color w:val="1D1C1D"/>
          <w:kern w:val="0"/>
          <w:sz w:val="23"/>
          <w:szCs w:val="23"/>
          <w14:ligatures w14:val="none"/>
        </w:rPr>
        <w:t>条（お問い合わせ）</w:t>
      </w:r>
    </w:p>
    <w:p w14:paraId="2957EB77" w14:textId="77777777" w:rsidR="00FD2A0E" w:rsidRDefault="00BE6FE8" w:rsidP="00FD2A0E">
      <w:pPr>
        <w:widowControl/>
        <w:shd w:val="clear" w:color="auto" w:fill="FFFFFF"/>
        <w:rPr>
          <w:ins w:id="395" w:author="legal-m" w:date="2025-11-12T15:51:00Z" w16du:dateUtc="2025-11-12T06:51: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本規約に関するお問い合わせは、下記の窓口までお願いいたします。</w:t>
      </w:r>
      <w:r w:rsidRPr="00BE6FE8">
        <w:rPr>
          <w:rFonts w:ascii="Arial" w:eastAsia="ＭＳ Ｐゴシック" w:hAnsi="Arial" w:cs="Arial"/>
          <w:color w:val="1D1C1D"/>
          <w:kern w:val="0"/>
          <w:sz w:val="23"/>
          <w:szCs w:val="23"/>
          <w14:ligatures w14:val="none"/>
        </w:rPr>
        <w:br/>
        <w:t>  </w:t>
      </w:r>
      <w:r w:rsidRPr="00BE6FE8">
        <w:rPr>
          <w:rFonts w:ascii="Arial" w:eastAsia="ＭＳ Ｐゴシック" w:hAnsi="Arial" w:cs="Arial"/>
          <w:color w:val="1D1C1D"/>
          <w:kern w:val="0"/>
          <w:sz w:val="23"/>
          <w:szCs w:val="23"/>
          <w14:ligatures w14:val="none"/>
        </w:rPr>
        <w:t>メール</w:t>
      </w:r>
      <w:r w:rsidRPr="00BE6FE8">
        <w:rPr>
          <w:rFonts w:ascii="Arial" w:eastAsia="ＭＳ Ｐゴシック" w:hAnsi="Arial" w:cs="Arial"/>
          <w:color w:val="1D1C1D"/>
          <w:kern w:val="0"/>
          <w:sz w:val="23"/>
          <w:szCs w:val="23"/>
          <w14:ligatures w14:val="none"/>
        </w:rPr>
        <w:t>: </w:t>
      </w:r>
      <w:hyperlink r:id="rId5" w:tgtFrame="_blank" w:history="1">
        <w:r w:rsidRPr="00BE6FE8">
          <w:rPr>
            <w:rFonts w:ascii="Arial" w:eastAsia="ＭＳ Ｐゴシック" w:hAnsi="Arial" w:cs="Arial"/>
            <w:color w:val="1264A3"/>
            <w:kern w:val="0"/>
            <w:sz w:val="23"/>
            <w:szCs w:val="23"/>
            <w:u w:val="single"/>
            <w14:ligatures w14:val="none"/>
          </w:rPr>
          <w:t>ooya.tech2025@gmail.com</w:t>
        </w:r>
      </w:hyperlink>
      <w:r w:rsidRPr="00BE6FE8">
        <w:rPr>
          <w:rFonts w:ascii="Arial" w:eastAsia="ＭＳ Ｐゴシック" w:hAnsi="Arial" w:cs="Arial"/>
          <w:color w:val="1D1C1D"/>
          <w:kern w:val="0"/>
          <w:sz w:val="23"/>
          <w:szCs w:val="23"/>
          <w14:ligatures w14:val="none"/>
        </w:rPr>
        <w:t>  </w:t>
      </w:r>
    </w:p>
    <w:p w14:paraId="1845DD28" w14:textId="77777777" w:rsidR="00FD2A0E" w:rsidRDefault="00FD2A0E" w:rsidP="00FD2A0E">
      <w:pPr>
        <w:widowControl/>
        <w:shd w:val="clear" w:color="auto" w:fill="FFFFFF"/>
        <w:rPr>
          <w:ins w:id="396" w:author="legal-m" w:date="2025-11-12T15:51:00Z" w16du:dateUtc="2025-11-12T06:51:00Z"/>
          <w:rFonts w:ascii="Arial" w:eastAsia="ＭＳ Ｐゴシック" w:hAnsi="Arial" w:cs="Arial"/>
          <w:color w:val="1D1C1D"/>
          <w:kern w:val="0"/>
          <w:sz w:val="23"/>
          <w:szCs w:val="23"/>
          <w14:ligatures w14:val="none"/>
        </w:rPr>
      </w:pPr>
    </w:p>
    <w:p w14:paraId="7347E18F" w14:textId="77777777" w:rsidR="00FD2A0E" w:rsidRDefault="00BE6FE8" w:rsidP="00FD2A0E">
      <w:pPr>
        <w:widowControl/>
        <w:shd w:val="clear" w:color="auto" w:fill="FFFFFF"/>
        <w:rPr>
          <w:ins w:id="397" w:author="legal-m" w:date="2025-11-12T15:51:00Z" w16du:dateUtc="2025-11-12T06:51: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以上</w:t>
      </w:r>
      <w:r w:rsidRPr="00BE6FE8">
        <w:rPr>
          <w:rFonts w:ascii="Arial" w:eastAsia="ＭＳ Ｐゴシック" w:hAnsi="Arial" w:cs="Arial"/>
          <w:color w:val="1D1C1D"/>
          <w:kern w:val="0"/>
          <w:sz w:val="23"/>
          <w:szCs w:val="23"/>
          <w14:ligatures w14:val="none"/>
        </w:rPr>
        <w:br/>
      </w:r>
    </w:p>
    <w:p w14:paraId="2BCEFE39" w14:textId="60A316E4" w:rsidR="00FD2A0E" w:rsidRPr="00FD2A0E" w:rsidRDefault="00FD2A0E" w:rsidP="00FD2A0E">
      <w:pPr>
        <w:widowControl/>
        <w:shd w:val="clear" w:color="auto" w:fill="FFFFFF"/>
        <w:rPr>
          <w:ins w:id="398" w:author="legal-m" w:date="2025-11-12T15:52:00Z" w16du:dateUtc="2025-11-12T06:52:00Z"/>
          <w:rFonts w:ascii="Arial" w:eastAsia="ＭＳ Ｐゴシック" w:hAnsi="Arial" w:cs="Arial" w:hint="eastAsia"/>
          <w:color w:val="1D1C1D"/>
          <w:kern w:val="0"/>
          <w:sz w:val="23"/>
          <w:szCs w:val="23"/>
          <w14:ligatures w14:val="none"/>
        </w:rPr>
      </w:pPr>
      <w:ins w:id="399" w:author="legal-m" w:date="2025-11-12T15:51:00Z" w16du:dateUtc="2025-11-12T06:51:00Z">
        <w:r>
          <w:rPr>
            <w:rFonts w:ascii="Arial" w:eastAsia="ＭＳ Ｐゴシック" w:hAnsi="Arial" w:cs="Arial"/>
            <w:color w:val="1D1C1D"/>
            <w:kern w:val="0"/>
            <w:sz w:val="23"/>
            <w:szCs w:val="23"/>
            <w14:ligatures w14:val="none"/>
          </w:rPr>
          <w:t>2025</w:t>
        </w:r>
        <w:r>
          <w:rPr>
            <w:rFonts w:ascii="Arial" w:eastAsia="ＭＳ Ｐゴシック" w:hAnsi="Arial" w:cs="Arial" w:hint="eastAsia"/>
            <w:color w:val="1D1C1D"/>
            <w:kern w:val="0"/>
            <w:sz w:val="23"/>
            <w:szCs w:val="23"/>
            <w14:ligatures w14:val="none"/>
          </w:rPr>
          <w:t>年●月</w:t>
        </w:r>
        <w:r>
          <w:rPr>
            <w:rFonts w:ascii="Arial" w:eastAsia="ＭＳ Ｐゴシック" w:hAnsi="Arial" w:cs="Arial" w:hint="eastAsia"/>
            <w:color w:val="1D1C1D"/>
            <w:kern w:val="0"/>
            <w:sz w:val="23"/>
            <w:szCs w:val="23"/>
            <w14:ligatures w14:val="none"/>
          </w:rPr>
          <w:t>●</w:t>
        </w:r>
        <w:r>
          <w:rPr>
            <w:rFonts w:ascii="Arial" w:eastAsia="ＭＳ Ｐゴシック" w:hAnsi="Arial" w:cs="Arial" w:hint="eastAsia"/>
            <w:color w:val="1D1C1D"/>
            <w:kern w:val="0"/>
            <w:sz w:val="23"/>
            <w:szCs w:val="23"/>
            <w14:ligatures w14:val="none"/>
          </w:rPr>
          <w:t xml:space="preserve">日　</w:t>
        </w:r>
      </w:ins>
      <w:ins w:id="400" w:author="legal-m" w:date="2025-11-12T15:52:00Z" w16du:dateUtc="2025-11-12T06:52:00Z">
        <w:r>
          <w:rPr>
            <w:rFonts w:ascii="Arial" w:eastAsia="ＭＳ Ｐゴシック" w:hAnsi="Arial" w:cs="Arial" w:hint="eastAsia"/>
            <w:color w:val="1D1C1D"/>
            <w:kern w:val="0"/>
            <w:sz w:val="23"/>
            <w:szCs w:val="23"/>
            <w14:ligatures w14:val="none"/>
          </w:rPr>
          <w:t>制定</w:t>
        </w:r>
      </w:ins>
    </w:p>
    <w:p w14:paraId="3CBBC333" w14:textId="67DBDCE0" w:rsidR="00FD2A0E" w:rsidRPr="00BE6FE8" w:rsidRDefault="00FD2A0E" w:rsidP="00FD2A0E">
      <w:pPr>
        <w:widowControl/>
        <w:shd w:val="clear" w:color="auto" w:fill="FFFFFF"/>
        <w:rPr>
          <w:ins w:id="401" w:author="legal-m" w:date="2025-11-12T15:52:00Z" w16du:dateUtc="2025-11-12T06:52:00Z"/>
          <w:rFonts w:ascii="Arial" w:eastAsia="ＭＳ Ｐゴシック" w:hAnsi="Arial" w:cs="Arial"/>
          <w:color w:val="1D1C1D"/>
          <w:kern w:val="0"/>
          <w:sz w:val="23"/>
          <w:szCs w:val="23"/>
          <w14:ligatures w14:val="none"/>
        </w:rPr>
      </w:pPr>
      <w:ins w:id="402" w:author="legal-m" w:date="2025-11-12T15:52:00Z" w16du:dateUtc="2025-11-12T06:52:00Z">
        <w:r>
          <w:rPr>
            <w:rFonts w:ascii="Arial" w:eastAsia="ＭＳ Ｐゴシック" w:hAnsi="Arial" w:cs="Arial"/>
            <w:color w:val="1D1C1D"/>
            <w:kern w:val="0"/>
            <w:sz w:val="23"/>
            <w:szCs w:val="23"/>
            <w14:ligatures w14:val="none"/>
          </w:rPr>
          <w:t>2025</w:t>
        </w:r>
        <w:r>
          <w:rPr>
            <w:rFonts w:ascii="Arial" w:eastAsia="ＭＳ Ｐゴシック" w:hAnsi="Arial" w:cs="Arial" w:hint="eastAsia"/>
            <w:color w:val="1D1C1D"/>
            <w:kern w:val="0"/>
            <w:sz w:val="23"/>
            <w:szCs w:val="23"/>
            <w14:ligatures w14:val="none"/>
          </w:rPr>
          <w:t xml:space="preserve">年●月●日　</w:t>
        </w:r>
        <w:r>
          <w:rPr>
            <w:rFonts w:ascii="Arial" w:eastAsia="ＭＳ Ｐゴシック" w:hAnsi="Arial" w:cs="Arial" w:hint="eastAsia"/>
            <w:color w:val="1D1C1D"/>
            <w:kern w:val="0"/>
            <w:sz w:val="23"/>
            <w:szCs w:val="23"/>
            <w14:ligatures w14:val="none"/>
          </w:rPr>
          <w:t>改定</w:t>
        </w:r>
      </w:ins>
    </w:p>
    <w:p w14:paraId="7F3AFE73" w14:textId="77777777" w:rsidR="00FD2A0E" w:rsidRPr="00BE6FE8" w:rsidRDefault="00FD2A0E" w:rsidP="00FD2A0E">
      <w:pPr>
        <w:widowControl/>
        <w:shd w:val="clear" w:color="auto" w:fill="FFFFFF"/>
        <w:rPr>
          <w:ins w:id="403" w:author="legal-m" w:date="2025-11-12T15:52:00Z" w16du:dateUtc="2025-11-12T06:52:00Z"/>
          <w:rFonts w:ascii="Arial" w:eastAsia="ＭＳ Ｐゴシック" w:hAnsi="Arial" w:cs="Arial" w:hint="eastAsia"/>
          <w:color w:val="1D1C1D"/>
          <w:kern w:val="0"/>
          <w:sz w:val="23"/>
          <w:szCs w:val="23"/>
          <w14:ligatures w14:val="none"/>
        </w:rPr>
      </w:pPr>
    </w:p>
    <w:p w14:paraId="61C9C313" w14:textId="1AE0A4DF" w:rsidR="00BE6FE8" w:rsidRPr="00BE6FE8" w:rsidRDefault="00BE6FE8" w:rsidP="00FD2A0E">
      <w:pPr>
        <w:widowControl/>
        <w:shd w:val="clear" w:color="auto" w:fill="FFFFFF"/>
        <w:rPr>
          <w:rFonts w:ascii="Arial" w:eastAsia="ＭＳ Ｐゴシック" w:hAnsi="Arial" w:cs="Arial"/>
          <w:color w:val="1D1C1D"/>
          <w:kern w:val="0"/>
          <w:sz w:val="23"/>
          <w:szCs w:val="23"/>
          <w14:ligatures w14:val="none"/>
        </w:rPr>
      </w:pPr>
    </w:p>
    <w:p w14:paraId="144DA88A" w14:textId="77777777" w:rsidR="00BE6FE8" w:rsidRPr="00BE6FE8" w:rsidRDefault="00BE6FE8" w:rsidP="00BE6FE8">
      <w:pPr>
        <w:widowControl/>
        <w:shd w:val="clear" w:color="auto" w:fill="FFFFFF"/>
        <w:jc w:val="right"/>
        <w:rPr>
          <w:rFonts w:ascii="Arial" w:eastAsia="ＭＳ Ｐゴシック" w:hAnsi="Arial" w:cs="Arial"/>
          <w:color w:val="1D1C1D"/>
          <w:kern w:val="0"/>
          <w:sz w:val="23"/>
          <w:szCs w:val="23"/>
          <w14:ligatures w14:val="none"/>
        </w:rPr>
      </w:pPr>
      <w:hyperlink r:id="rId6" w:history="1">
        <w:r w:rsidRPr="00BE6FE8">
          <w:rPr>
            <w:rFonts w:ascii="Arial" w:eastAsia="ＭＳ Ｐゴシック" w:hAnsi="Arial" w:cs="Arial"/>
            <w:color w:val="616061"/>
            <w:kern w:val="0"/>
            <w:sz w:val="18"/>
            <w:szCs w:val="18"/>
            <w14:ligatures w14:val="none"/>
          </w:rPr>
          <w:t>14:02</w:t>
        </w:r>
      </w:hyperlink>
    </w:p>
    <w:p w14:paraId="2EA41CB1" w14:textId="77777777" w:rsidR="000B69F7" w:rsidRDefault="000B69F7">
      <w:pPr>
        <w:widowControl/>
        <w:rPr>
          <w:ins w:id="404" w:author="legal-m" w:date="2025-11-12T16:13:00Z" w16du:dateUtc="2025-11-12T07:13:00Z"/>
          <w:rFonts w:ascii="Arial" w:eastAsia="ＭＳ Ｐゴシック" w:hAnsi="Arial" w:cs="Arial"/>
          <w:color w:val="1D1C1D"/>
          <w:kern w:val="0"/>
          <w:sz w:val="23"/>
          <w:szCs w:val="23"/>
          <w14:ligatures w14:val="none"/>
        </w:rPr>
      </w:pPr>
      <w:ins w:id="405" w:author="legal-m" w:date="2025-11-12T16:13:00Z" w16du:dateUtc="2025-11-12T07:13:00Z">
        <w:r>
          <w:rPr>
            <w:rFonts w:ascii="Arial" w:eastAsia="ＭＳ Ｐゴシック" w:hAnsi="Arial" w:cs="Arial"/>
            <w:color w:val="1D1C1D"/>
            <w:kern w:val="0"/>
            <w:sz w:val="23"/>
            <w:szCs w:val="23"/>
            <w14:ligatures w14:val="none"/>
          </w:rPr>
          <w:br w:type="page"/>
        </w:r>
      </w:ins>
    </w:p>
    <w:p w14:paraId="02477A8C" w14:textId="74139766" w:rsidR="00BE6FE8" w:rsidRP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lastRenderedPageBreak/>
        <w:t>▼</w:t>
      </w:r>
      <w:r w:rsidRPr="00BE6FE8">
        <w:rPr>
          <w:rFonts w:ascii="Arial" w:eastAsia="ＭＳ Ｐゴシック" w:hAnsi="Arial" w:cs="Arial"/>
          <w:color w:val="1D1C1D"/>
          <w:kern w:val="0"/>
          <w:sz w:val="23"/>
          <w:szCs w:val="23"/>
          <w14:ligatures w14:val="none"/>
        </w:rPr>
        <w:t>免責事項</w:t>
      </w:r>
    </w:p>
    <w:p w14:paraId="32C3AC24" w14:textId="77777777" w:rsidR="005B0924" w:rsidRDefault="00BE6FE8" w:rsidP="00BE6FE8">
      <w:pPr>
        <w:widowControl/>
        <w:shd w:val="clear" w:color="auto" w:fill="FFFFFF"/>
        <w:rPr>
          <w:ins w:id="406" w:author="legal-m" w:date="2025-11-12T15:52:00Z" w16du:dateUtc="2025-11-12T06:52: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最終更新日</w:t>
      </w:r>
      <w:r w:rsidRPr="00BE6FE8">
        <w:rPr>
          <w:rFonts w:ascii="Arial" w:eastAsia="ＭＳ Ｐゴシック" w:hAnsi="Arial" w:cs="Arial"/>
          <w:color w:val="1D1C1D"/>
          <w:kern w:val="0"/>
          <w:sz w:val="23"/>
          <w:szCs w:val="23"/>
          <w14:ligatures w14:val="none"/>
        </w:rPr>
        <w:t>: 2025</w:t>
      </w:r>
      <w:r w:rsidRPr="00BE6FE8">
        <w:rPr>
          <w:rFonts w:ascii="Arial" w:eastAsia="ＭＳ Ｐゴシック" w:hAnsi="Arial" w:cs="Arial"/>
          <w:color w:val="1D1C1D"/>
          <w:kern w:val="0"/>
          <w:sz w:val="23"/>
          <w:szCs w:val="23"/>
          <w14:ligatures w14:val="none"/>
        </w:rPr>
        <w:t>年</w:t>
      </w:r>
      <w:r w:rsidRPr="00BE6FE8">
        <w:rPr>
          <w:rFonts w:ascii="Arial" w:eastAsia="ＭＳ Ｐゴシック" w:hAnsi="Arial" w:cs="Arial"/>
          <w:color w:val="1D1C1D"/>
          <w:kern w:val="0"/>
          <w:sz w:val="23"/>
          <w:szCs w:val="23"/>
          <w14:ligatures w14:val="none"/>
        </w:rPr>
        <w:t>10</w:t>
      </w:r>
      <w:r w:rsidRPr="00BE6FE8">
        <w:rPr>
          <w:rFonts w:ascii="Arial" w:eastAsia="ＭＳ Ｐゴシック" w:hAnsi="Arial" w:cs="Arial"/>
          <w:color w:val="1D1C1D"/>
          <w:kern w:val="0"/>
          <w:sz w:val="23"/>
          <w:szCs w:val="23"/>
          <w14:ligatures w14:val="none"/>
        </w:rPr>
        <w:t>月</w:t>
      </w:r>
      <w:r w:rsidRPr="00BE6FE8">
        <w:rPr>
          <w:rFonts w:ascii="Arial" w:eastAsia="ＭＳ Ｐゴシック" w:hAnsi="Arial" w:cs="Arial"/>
          <w:color w:val="1D1C1D"/>
          <w:kern w:val="0"/>
          <w:sz w:val="23"/>
          <w:szCs w:val="23"/>
          <w14:ligatures w14:val="none"/>
        </w:rPr>
        <w:t>17</w:t>
      </w:r>
      <w:r w:rsidRPr="00BE6FE8">
        <w:rPr>
          <w:rFonts w:ascii="Arial" w:eastAsia="ＭＳ Ｐゴシック" w:hAnsi="Arial" w:cs="Arial"/>
          <w:color w:val="1D1C1D"/>
          <w:kern w:val="0"/>
          <w:sz w:val="23"/>
          <w:szCs w:val="23"/>
          <w14:ligatures w14:val="none"/>
        </w:rPr>
        <w:t>日</w:t>
      </w:r>
    </w:p>
    <w:p w14:paraId="108CD4EC" w14:textId="59454754" w:rsidR="005B0924" w:rsidRDefault="00BE6FE8" w:rsidP="00BE6FE8">
      <w:pPr>
        <w:widowControl/>
        <w:shd w:val="clear" w:color="auto" w:fill="FFFFFF"/>
        <w:rPr>
          <w:ins w:id="407" w:author="legal-m" w:date="2025-11-12T15:53:00Z" w16du:dateUtc="2025-11-12T06:53: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xml:space="preserve"> 1. </w:t>
      </w:r>
      <w:r w:rsidRPr="00BE6FE8">
        <w:rPr>
          <w:rFonts w:ascii="Arial" w:eastAsia="ＭＳ Ｐゴシック" w:hAnsi="Arial" w:cs="Arial"/>
          <w:color w:val="1D1C1D"/>
          <w:kern w:val="0"/>
          <w:sz w:val="23"/>
          <w:szCs w:val="23"/>
          <w14:ligatures w14:val="none"/>
        </w:rPr>
        <w:t>サービスのご利用について</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本サービスは、不動産賃貸経営の学習および参考情報の提供を目的としたシミュレーションツールです。</w:t>
      </w:r>
    </w:p>
    <w:p w14:paraId="0042B36D" w14:textId="71635001" w:rsidR="005B0924" w:rsidRDefault="00BE6FE8" w:rsidP="00BE6FE8">
      <w:pPr>
        <w:widowControl/>
        <w:shd w:val="clear" w:color="auto" w:fill="FFFFFF"/>
        <w:rPr>
          <w:ins w:id="408" w:author="legal-m" w:date="2025-11-12T15:53:00Z" w16du:dateUtc="2025-11-12T06:53: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本サービス上で提供する情報および分析・シミュレーション結果は、お客様の経営判断を補助するための参考情報であり、特定の取引を推奨するものではなく、また将来の事業の成功や収益性を保証するものではありません。</w:t>
      </w:r>
    </w:p>
    <w:p w14:paraId="11292224" w14:textId="73F7B0B3" w:rsidR="005B0924" w:rsidRDefault="00BE6FE8" w:rsidP="00BE6FE8">
      <w:pPr>
        <w:widowControl/>
        <w:shd w:val="clear" w:color="auto" w:fill="FFFFFF"/>
        <w:rPr>
          <w:ins w:id="409" w:author="legal-m" w:date="2025-11-12T15:53:00Z" w16du:dateUtc="2025-11-12T06:53:00Z"/>
          <w:rFonts w:ascii="Arial" w:eastAsia="ＭＳ Ｐゴシック" w:hAnsi="Arial" w:cs="Arial"/>
          <w:color w:val="1D1C1D"/>
          <w:kern w:val="0"/>
          <w:sz w:val="23"/>
          <w:szCs w:val="23"/>
          <w14:ligatures w14:val="none"/>
        </w:rPr>
      </w:pPr>
      <w:r w:rsidRPr="00BE6FE8">
        <w:rPr>
          <w:rFonts w:ascii="Arial" w:eastAsia="ＭＳ Ｐゴシック" w:hAnsi="Arial" w:cs="Arial" w:hint="eastAsia"/>
          <w:color w:val="1D1C1D"/>
          <w:kern w:val="0"/>
          <w:sz w:val="23"/>
          <w:szCs w:val="23"/>
          <w14:ligatures w14:val="none"/>
        </w:rPr>
        <w:t> </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実際の経営判断、投資判断、その他一切の意思決定は、宅地建物取引士・税理士等の専門家にご相談の上、必ずご自身の責任と判断において行ってください。</w:t>
      </w:r>
    </w:p>
    <w:p w14:paraId="625586C2" w14:textId="2DC172F1" w:rsidR="005B0924" w:rsidRDefault="00BE6FE8" w:rsidP="00BE6FE8">
      <w:pPr>
        <w:widowControl/>
        <w:shd w:val="clear" w:color="auto" w:fill="FFFFFF"/>
        <w:rPr>
          <w:ins w:id="410" w:author="legal-m" w:date="2025-11-12T15:53:00Z" w16du:dateUtc="2025-11-12T06:53: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本サービスの利用に起因して、利用者または第三者に何らかの損害が生じた場合であっても、当社は一切の責任を負いかねます。</w:t>
      </w:r>
    </w:p>
    <w:p w14:paraId="288AF0E8" w14:textId="745BA13B" w:rsidR="005B0924" w:rsidRDefault="00BE6FE8" w:rsidP="00BE6FE8">
      <w:pPr>
        <w:widowControl/>
        <w:shd w:val="clear" w:color="auto" w:fill="FFFFFF"/>
        <w:rPr>
          <w:ins w:id="411" w:author="legal-m" w:date="2025-11-12T15:53:00Z" w16du:dateUtc="2025-11-12T06:53: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当社は金融商品取引業および宅地建物取引業の登録を受けておらず、金融商品取引法に定められる「投資助言・代理業」および宅地建物取引業法に定められる「取引仲介</w:t>
      </w:r>
      <w:ins w:id="412" w:author="legal-m" w:date="2025-11-12T15:54:00Z" w16du:dateUtc="2025-11-12T06:54:00Z">
        <w:r w:rsidR="005B0924">
          <w:rPr>
            <w:rFonts w:ascii="Arial" w:eastAsia="ＭＳ Ｐゴシック" w:hAnsi="Arial" w:cs="Arial" w:hint="eastAsia"/>
            <w:color w:val="1D1C1D"/>
            <w:kern w:val="0"/>
            <w:sz w:val="23"/>
            <w:szCs w:val="23"/>
            <w14:ligatures w14:val="none"/>
          </w:rPr>
          <w:t>・取引代理・取引媒介</w:t>
        </w:r>
      </w:ins>
      <w:r w:rsidRPr="00BE6FE8">
        <w:rPr>
          <w:rFonts w:ascii="Arial" w:eastAsia="ＭＳ Ｐゴシック" w:hAnsi="Arial" w:cs="Arial" w:hint="eastAsia"/>
          <w:color w:val="1D1C1D"/>
          <w:kern w:val="0"/>
          <w:sz w:val="23"/>
          <w:szCs w:val="23"/>
          <w14:ligatures w14:val="none"/>
        </w:rPr>
        <w:t>」</w:t>
      </w:r>
      <w:r w:rsidRPr="00BE6FE8">
        <w:rPr>
          <w:rFonts w:ascii="Arial" w:eastAsia="ＭＳ Ｐゴシック" w:hAnsi="Arial" w:cs="Arial"/>
          <w:color w:val="1D1C1D"/>
          <w:kern w:val="0"/>
          <w:sz w:val="23"/>
          <w:szCs w:val="23"/>
          <w14:ligatures w14:val="none"/>
        </w:rPr>
        <w:t>を行うものではありません。</w:t>
      </w:r>
    </w:p>
    <w:p w14:paraId="3616C77C" w14:textId="54B43250" w:rsidR="005B0924" w:rsidRDefault="00BE6FE8" w:rsidP="00BE6FE8">
      <w:pPr>
        <w:widowControl/>
        <w:shd w:val="clear" w:color="auto" w:fill="FFFFFF"/>
        <w:rPr>
          <w:ins w:id="413" w:author="legal-m" w:date="2025-11-12T15:52:00Z" w16du:dateUtc="2025-11-12T06:52: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したがって、個別の投資助言および取引仲介は一切行っておりません。</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物件の契約や税務に関する実務的なご相談は、必ず宅地建物取引士、税理士、弁護士等の有資格専門家にご自身で行ってください。</w:t>
      </w:r>
    </w:p>
    <w:p w14:paraId="6B07AD75" w14:textId="1FFB18E1" w:rsidR="005B0924" w:rsidRDefault="00BE6FE8" w:rsidP="00BE6FE8">
      <w:pPr>
        <w:widowControl/>
        <w:shd w:val="clear" w:color="auto" w:fill="FFFFFF"/>
        <w:rPr>
          <w:ins w:id="414" w:author="legal-m" w:date="2025-11-12T15:53:00Z" w16du:dateUtc="2025-11-12T06:53:00Z"/>
          <w:rFonts w:ascii="Arial" w:eastAsia="ＭＳ Ｐゴシック" w:hAnsi="Arial" w:cs="Arial"/>
          <w:color w:val="1D1C1D"/>
          <w:kern w:val="0"/>
          <w:sz w:val="23"/>
          <w:szCs w:val="23"/>
          <w14:ligatures w14:val="none"/>
        </w:rPr>
      </w:pPr>
      <w:del w:id="415" w:author="legal-m" w:date="2025-11-12T15:52:00Z" w16du:dateUtc="2025-11-12T06:52:00Z">
        <w:r w:rsidRPr="00BE6FE8" w:rsidDel="005B0924">
          <w:rPr>
            <w:rFonts w:ascii="Arial" w:eastAsia="ＭＳ Ｐゴシック" w:hAnsi="Arial" w:cs="Arial"/>
            <w:color w:val="1D1C1D"/>
            <w:kern w:val="0"/>
            <w:sz w:val="23"/>
            <w:szCs w:val="23"/>
            <w14:ligatures w14:val="none"/>
          </w:rPr>
          <w:delText> </w:delText>
        </w:r>
      </w:del>
      <w:r w:rsidRPr="00BE6FE8">
        <w:rPr>
          <w:rFonts w:ascii="Arial" w:eastAsia="ＭＳ Ｐゴシック" w:hAnsi="Arial" w:cs="Arial"/>
          <w:color w:val="1D1C1D"/>
          <w:kern w:val="0"/>
          <w:sz w:val="23"/>
          <w:szCs w:val="23"/>
          <w14:ligatures w14:val="none"/>
        </w:rPr>
        <w:t xml:space="preserve"> 2. </w:t>
      </w:r>
      <w:r w:rsidRPr="00BE6FE8">
        <w:rPr>
          <w:rFonts w:ascii="Arial" w:eastAsia="ＭＳ Ｐゴシック" w:hAnsi="Arial" w:cs="Arial"/>
          <w:color w:val="1D1C1D"/>
          <w:kern w:val="0"/>
          <w:sz w:val="23"/>
          <w:szCs w:val="23"/>
          <w14:ligatures w14:val="none"/>
        </w:rPr>
        <w:t>データの出典および正確性について</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本サービスにおける分析・シミュレーション結果は、国土交通省の「不動産情報ライブラリ」から</w:t>
      </w:r>
      <w:r w:rsidRPr="00BE6FE8">
        <w:rPr>
          <w:rFonts w:ascii="Arial" w:eastAsia="ＭＳ Ｐゴシック" w:hAnsi="Arial" w:cs="Arial"/>
          <w:color w:val="1D1C1D"/>
          <w:kern w:val="0"/>
          <w:sz w:val="23"/>
          <w:szCs w:val="23"/>
          <w14:ligatures w14:val="none"/>
        </w:rPr>
        <w:t>API</w:t>
      </w:r>
      <w:r w:rsidRPr="00BE6FE8">
        <w:rPr>
          <w:rFonts w:ascii="Arial" w:eastAsia="ＭＳ Ｐゴシック" w:hAnsi="Arial" w:cs="Arial"/>
          <w:color w:val="1D1C1D"/>
          <w:kern w:val="0"/>
          <w:sz w:val="23"/>
          <w:szCs w:val="23"/>
          <w14:ligatures w14:val="none"/>
        </w:rPr>
        <w:t>機能を通じて取得した「不動産取引価格情報」等のデータを基に、株式会社</w:t>
      </w:r>
      <w:proofErr w:type="spellStart"/>
      <w:r w:rsidRPr="00BE6FE8">
        <w:rPr>
          <w:rFonts w:ascii="Arial" w:eastAsia="ＭＳ Ｐゴシック" w:hAnsi="Arial" w:cs="Arial"/>
          <w:color w:val="1D1C1D"/>
          <w:kern w:val="0"/>
          <w:sz w:val="23"/>
          <w:szCs w:val="23"/>
          <w14:ligatures w14:val="none"/>
        </w:rPr>
        <w:t>StartupMarketing</w:t>
      </w:r>
      <w:proofErr w:type="spellEnd"/>
      <w:r w:rsidRPr="00BE6FE8">
        <w:rPr>
          <w:rFonts w:ascii="Arial" w:eastAsia="ＭＳ Ｐゴシック" w:hAnsi="Arial" w:cs="Arial"/>
          <w:color w:val="1D1C1D"/>
          <w:kern w:val="0"/>
          <w:sz w:val="23"/>
          <w:szCs w:val="23"/>
          <w14:ligatures w14:val="none"/>
        </w:rPr>
        <w:t>が独自のアルゴリズムを用いて編集・加工・集計したものです。</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本サービスは、国土交通省の不動産情報ライブラリの</w:t>
      </w:r>
      <w:r w:rsidRPr="00BE6FE8">
        <w:rPr>
          <w:rFonts w:ascii="Arial" w:eastAsia="ＭＳ Ｐゴシック" w:hAnsi="Arial" w:cs="Arial"/>
          <w:color w:val="1D1C1D"/>
          <w:kern w:val="0"/>
          <w:sz w:val="23"/>
          <w:szCs w:val="23"/>
          <w14:ligatures w14:val="none"/>
        </w:rPr>
        <w:t>API</w:t>
      </w:r>
      <w:r w:rsidRPr="00BE6FE8">
        <w:rPr>
          <w:rFonts w:ascii="Arial" w:eastAsia="ＭＳ Ｐゴシック" w:hAnsi="Arial" w:cs="Arial"/>
          <w:color w:val="1D1C1D"/>
          <w:kern w:val="0"/>
          <w:sz w:val="23"/>
          <w:szCs w:val="23"/>
          <w14:ligatures w14:val="none"/>
        </w:rPr>
        <w:t>機能を使用しておりますが、提供される情報の最新性、正確性、完全性、信頼性、有用性等について、いかなる保証も行うものではありません。</w:t>
      </w:r>
    </w:p>
    <w:p w14:paraId="6B8574AE" w14:textId="4DC3C920" w:rsidR="005B0924" w:rsidRDefault="00BE6FE8" w:rsidP="00BE6FE8">
      <w:pPr>
        <w:widowControl/>
        <w:shd w:val="clear" w:color="auto" w:fill="FFFFFF"/>
        <w:rPr>
          <w:ins w:id="416" w:author="legal-m" w:date="2025-11-12T15:53:00Z" w16du:dateUtc="2025-11-12T06:53:00Z"/>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出典：国土交通省</w:t>
      </w:r>
      <w:r w:rsidRPr="00BE6FE8">
        <w:rPr>
          <w:rFonts w:ascii="Arial" w:eastAsia="ＭＳ Ｐゴシック" w:hAnsi="Arial" w:cs="Arial"/>
          <w:color w:val="1D1C1D"/>
          <w:kern w:val="0"/>
          <w:sz w:val="23"/>
          <w:szCs w:val="23"/>
          <w14:ligatures w14:val="none"/>
        </w:rPr>
        <w:t xml:space="preserve"> </w:t>
      </w:r>
      <w:r w:rsidRPr="00BE6FE8">
        <w:rPr>
          <w:rFonts w:ascii="Arial" w:eastAsia="ＭＳ Ｐゴシック" w:hAnsi="Arial" w:cs="Arial"/>
          <w:color w:val="1D1C1D"/>
          <w:kern w:val="0"/>
          <w:sz w:val="23"/>
          <w:szCs w:val="23"/>
          <w14:ligatures w14:val="none"/>
        </w:rPr>
        <w:t>不動産情報ライブラリ（</w:t>
      </w:r>
      <w:r w:rsidRPr="00BE6FE8">
        <w:rPr>
          <w:rFonts w:ascii="Arial" w:eastAsia="ＭＳ Ｐゴシック" w:hAnsi="Arial" w:cs="Arial"/>
          <w:color w:val="1D1C1D"/>
          <w:kern w:val="0"/>
          <w:sz w:val="23"/>
          <w:szCs w:val="23"/>
          <w14:ligatures w14:val="none"/>
        </w:rPr>
        <w:fldChar w:fldCharType="begin"/>
      </w:r>
      <w:r w:rsidRPr="00BE6FE8">
        <w:rPr>
          <w:rFonts w:ascii="Arial" w:eastAsia="ＭＳ Ｐゴシック" w:hAnsi="Arial" w:cs="Arial"/>
          <w:color w:val="1D1C1D"/>
          <w:kern w:val="0"/>
          <w:sz w:val="23"/>
          <w:szCs w:val="23"/>
          <w14:ligatures w14:val="none"/>
        </w:rPr>
        <w:instrText>HYPERLINK "https://www.reinfolib.mlit.go.jp/" \t "_blank"</w:instrText>
      </w:r>
      <w:r w:rsidRPr="00BE6FE8">
        <w:rPr>
          <w:rFonts w:ascii="Arial" w:eastAsia="ＭＳ Ｐゴシック" w:hAnsi="Arial" w:cs="Arial"/>
          <w:color w:val="1D1C1D"/>
          <w:kern w:val="0"/>
          <w:sz w:val="23"/>
          <w:szCs w:val="23"/>
          <w14:ligatures w14:val="none"/>
        </w:rPr>
      </w:r>
      <w:r w:rsidRPr="00BE6FE8">
        <w:rPr>
          <w:rFonts w:ascii="Arial" w:eastAsia="ＭＳ Ｐゴシック" w:hAnsi="Arial" w:cs="Arial"/>
          <w:color w:val="1D1C1D"/>
          <w:kern w:val="0"/>
          <w:sz w:val="23"/>
          <w:szCs w:val="23"/>
          <w14:ligatures w14:val="none"/>
        </w:rPr>
        <w:fldChar w:fldCharType="separate"/>
      </w:r>
      <w:r w:rsidRPr="00BE6FE8">
        <w:rPr>
          <w:rFonts w:ascii="Arial" w:eastAsia="ＭＳ Ｐゴシック" w:hAnsi="Arial" w:cs="Arial"/>
          <w:color w:val="1264A3"/>
          <w:kern w:val="0"/>
          <w:sz w:val="23"/>
          <w:szCs w:val="23"/>
          <w:u w:val="single"/>
          <w14:ligatures w14:val="none"/>
        </w:rPr>
        <w:t>https://www.reinfolib.mlit.go.jp/</w:t>
      </w:r>
      <w:r w:rsidRPr="00BE6FE8">
        <w:rPr>
          <w:rFonts w:ascii="Arial" w:eastAsia="ＭＳ Ｐゴシック" w:hAnsi="Arial" w:cs="Arial"/>
          <w:color w:val="1D1C1D"/>
          <w:kern w:val="0"/>
          <w:sz w:val="23"/>
          <w:szCs w:val="23"/>
          <w14:ligatures w14:val="none"/>
        </w:rPr>
        <w:fldChar w:fldCharType="end"/>
      </w:r>
      <w:r w:rsidRPr="00BE6FE8">
        <w:rPr>
          <w:rFonts w:ascii="Arial" w:eastAsia="ＭＳ Ｐゴシック" w:hAnsi="Arial" w:cs="Arial"/>
          <w:color w:val="1D1C1D"/>
          <w:kern w:val="0"/>
          <w:sz w:val="23"/>
          <w:szCs w:val="23"/>
          <w14:ligatures w14:val="none"/>
        </w:rPr>
        <w:t>）</w:t>
      </w: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本サービスは、株式会社</w:t>
      </w:r>
      <w:proofErr w:type="spellStart"/>
      <w:r w:rsidRPr="00BE6FE8">
        <w:rPr>
          <w:rFonts w:ascii="Arial" w:eastAsia="ＭＳ Ｐゴシック" w:hAnsi="Arial" w:cs="Arial"/>
          <w:color w:val="1D1C1D"/>
          <w:kern w:val="0"/>
          <w:sz w:val="23"/>
          <w:szCs w:val="23"/>
          <w14:ligatures w14:val="none"/>
        </w:rPr>
        <w:t>StartupMarketing</w:t>
      </w:r>
      <w:proofErr w:type="spellEnd"/>
      <w:r w:rsidRPr="00BE6FE8">
        <w:rPr>
          <w:rFonts w:ascii="Arial" w:eastAsia="ＭＳ Ｐゴシック" w:hAnsi="Arial" w:cs="Arial"/>
          <w:color w:val="1D1C1D"/>
          <w:kern w:val="0"/>
          <w:sz w:val="23"/>
          <w:szCs w:val="23"/>
          <w14:ligatures w14:val="none"/>
        </w:rPr>
        <w:t>が開発・運営するものであり、国土交通省が運営するものではありません。</w:t>
      </w:r>
      <w:r w:rsidRPr="00BE6FE8">
        <w:rPr>
          <w:rFonts w:ascii="Arial" w:eastAsia="ＭＳ Ｐゴシック" w:hAnsi="Arial" w:cs="Arial"/>
          <w:color w:val="1D1C1D"/>
          <w:kern w:val="0"/>
          <w:sz w:val="23"/>
          <w:szCs w:val="23"/>
          <w14:ligatures w14:val="none"/>
        </w:rPr>
        <w:t> </w:t>
      </w:r>
    </w:p>
    <w:p w14:paraId="501E68AF" w14:textId="77777777" w:rsidR="005B0924" w:rsidRDefault="005B0924" w:rsidP="00BE6FE8">
      <w:pPr>
        <w:widowControl/>
        <w:shd w:val="clear" w:color="auto" w:fill="FFFFFF"/>
        <w:rPr>
          <w:ins w:id="417" w:author="legal-m" w:date="2025-11-12T15:53:00Z" w16du:dateUtc="2025-11-12T06:53:00Z"/>
          <w:rFonts w:ascii="Arial" w:eastAsia="ＭＳ Ｐゴシック" w:hAnsi="Arial" w:cs="Arial"/>
          <w:color w:val="1D1C1D"/>
          <w:kern w:val="0"/>
          <w:sz w:val="23"/>
          <w:szCs w:val="23"/>
          <w14:ligatures w14:val="none"/>
        </w:rPr>
      </w:pPr>
    </w:p>
    <w:p w14:paraId="0B34FA1F" w14:textId="1B1D5A50" w:rsidR="00BE6FE8" w:rsidRPr="00BE6FE8" w:rsidRDefault="00BE6FE8" w:rsidP="00BE6FE8">
      <w:pPr>
        <w:widowControl/>
        <w:shd w:val="clear" w:color="auto" w:fill="FFFFFF"/>
        <w:rPr>
          <w:rFonts w:ascii="Arial" w:eastAsia="ＭＳ Ｐゴシック" w:hAnsi="Arial" w:cs="Arial"/>
          <w:color w:val="1D1C1D"/>
          <w:kern w:val="0"/>
          <w:sz w:val="23"/>
          <w:szCs w:val="23"/>
          <w14:ligatures w14:val="none"/>
        </w:rPr>
      </w:pPr>
      <w:r w:rsidRPr="00BE6FE8">
        <w:rPr>
          <w:rFonts w:ascii="Arial" w:eastAsia="ＭＳ Ｐゴシック" w:hAnsi="Arial" w:cs="Arial"/>
          <w:color w:val="1D1C1D"/>
          <w:kern w:val="0"/>
          <w:sz w:val="23"/>
          <w:szCs w:val="23"/>
          <w14:ligatures w14:val="none"/>
        </w:rPr>
        <w:t> </w:t>
      </w:r>
      <w:r w:rsidRPr="00BE6FE8">
        <w:rPr>
          <w:rFonts w:ascii="Arial" w:eastAsia="ＭＳ Ｐゴシック" w:hAnsi="Arial" w:cs="Arial"/>
          <w:color w:val="1D1C1D"/>
          <w:kern w:val="0"/>
          <w:sz w:val="23"/>
          <w:szCs w:val="23"/>
          <w14:ligatures w14:val="none"/>
        </w:rPr>
        <w:t>以上</w:t>
      </w:r>
      <w:r w:rsidRPr="00BE6FE8">
        <w:rPr>
          <w:rFonts w:ascii="Arial" w:eastAsia="ＭＳ Ｐゴシック" w:hAnsi="Arial" w:cs="Arial"/>
          <w:color w:val="1D1C1D"/>
          <w:kern w:val="0"/>
          <w:sz w:val="23"/>
          <w:szCs w:val="23"/>
          <w14:ligatures w14:val="none"/>
        </w:rPr>
        <w:br/>
        <w:t>  </w:t>
      </w:r>
      <w:r w:rsidRPr="00BE6FE8">
        <w:rPr>
          <w:rFonts w:ascii="Arial" w:eastAsia="ＭＳ Ｐゴシック" w:hAnsi="Arial" w:cs="Arial"/>
          <w:color w:val="1D1C1D"/>
          <w:kern w:val="0"/>
          <w:sz w:val="23"/>
          <w:szCs w:val="23"/>
          <w14:ligatures w14:val="none"/>
        </w:rPr>
        <w:t>株式会社</w:t>
      </w:r>
      <w:proofErr w:type="spellStart"/>
      <w:r w:rsidRPr="00BE6FE8">
        <w:rPr>
          <w:rFonts w:ascii="Arial" w:eastAsia="ＭＳ Ｐゴシック" w:hAnsi="Arial" w:cs="Arial"/>
          <w:color w:val="1D1C1D"/>
          <w:kern w:val="0"/>
          <w:sz w:val="23"/>
          <w:szCs w:val="23"/>
          <w14:ligatures w14:val="none"/>
        </w:rPr>
        <w:t>StartupMarketing</w:t>
      </w:r>
      <w:proofErr w:type="spellEnd"/>
    </w:p>
    <w:p w14:paraId="483DD118" w14:textId="4EB77F15" w:rsidR="00BE6FE8" w:rsidRPr="00BE6FE8" w:rsidRDefault="00BE6FE8" w:rsidP="00FD2A0E">
      <w:pPr>
        <w:widowControl/>
        <w:shd w:val="clear" w:color="auto" w:fill="FFFFFF"/>
        <w:jc w:val="right"/>
        <w:rPr>
          <w:strike/>
        </w:rPr>
      </w:pPr>
      <w:del w:id="418" w:author="legal-m" w:date="2025-11-12T15:51:00Z" w16du:dateUtc="2025-11-12T06:51:00Z">
        <w:r w:rsidDel="00FD2A0E">
          <w:fldChar w:fldCharType="begin"/>
        </w:r>
        <w:r w:rsidDel="00FD2A0E">
          <w:delInstrText>HYPERLINK "https://w1624322085-s4i939415.slack.com/archives/C09MELPQQKD/p1762923754843329?thread_ts=1762839666.816509&amp;cid=C09MELPQQKD"</w:delInstrText>
        </w:r>
        <w:r w:rsidDel="00FD2A0E">
          <w:fldChar w:fldCharType="separate"/>
        </w:r>
        <w:r w:rsidRPr="00BE6FE8" w:rsidDel="00FD2A0E">
          <w:rPr>
            <w:rFonts w:ascii="Arial" w:eastAsia="ＭＳ Ｐゴシック" w:hAnsi="Arial" w:cs="Arial"/>
            <w:color w:val="616061"/>
            <w:kern w:val="0"/>
            <w:sz w:val="18"/>
            <w:szCs w:val="18"/>
            <w14:ligatures w14:val="none"/>
          </w:rPr>
          <w:delText>14:02</w:delText>
        </w:r>
        <w:r w:rsidDel="00FD2A0E">
          <w:fldChar w:fldCharType="end"/>
        </w:r>
      </w:del>
    </w:p>
    <w:sectPr w:rsidR="00BE6FE8" w:rsidRPr="00BE6FE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gal-m">
    <w15:presenceInfo w15:providerId="None" w15:userId="legal-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oNotDisplayPageBoundaries/>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FE8"/>
    <w:rsid w:val="000B69F7"/>
    <w:rsid w:val="001B5DC3"/>
    <w:rsid w:val="001F713D"/>
    <w:rsid w:val="00345491"/>
    <w:rsid w:val="005B0924"/>
    <w:rsid w:val="005D41DE"/>
    <w:rsid w:val="006F3356"/>
    <w:rsid w:val="00723D12"/>
    <w:rsid w:val="00893524"/>
    <w:rsid w:val="008D613D"/>
    <w:rsid w:val="009F07B4"/>
    <w:rsid w:val="00A51516"/>
    <w:rsid w:val="00B41878"/>
    <w:rsid w:val="00BE6FE8"/>
    <w:rsid w:val="00D63104"/>
    <w:rsid w:val="00DC2BC8"/>
    <w:rsid w:val="00DF1636"/>
    <w:rsid w:val="00E525FA"/>
    <w:rsid w:val="00E96488"/>
    <w:rsid w:val="00F07B4A"/>
    <w:rsid w:val="00FD2A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2D19BE6"/>
  <w15:chartTrackingRefBased/>
  <w15:docId w15:val="{DF071F9E-0F97-0549-8F84-8B04E3C0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E6F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E6F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E6F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E6F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E6F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E6F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E6F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E6F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E6F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E6FE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E6FE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E6FE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E6FE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E6FE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E6FE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E6FE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E6FE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E6FE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E6F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E6F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F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E6F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FE8"/>
    <w:pPr>
      <w:spacing w:before="160" w:after="160"/>
      <w:jc w:val="center"/>
    </w:pPr>
    <w:rPr>
      <w:i/>
      <w:iCs/>
      <w:color w:val="404040" w:themeColor="text1" w:themeTint="BF"/>
    </w:rPr>
  </w:style>
  <w:style w:type="character" w:customStyle="1" w:styleId="a8">
    <w:name w:val="引用文 (文字)"/>
    <w:basedOn w:val="a0"/>
    <w:link w:val="a7"/>
    <w:uiPriority w:val="29"/>
    <w:rsid w:val="00BE6FE8"/>
    <w:rPr>
      <w:i/>
      <w:iCs/>
      <w:color w:val="404040" w:themeColor="text1" w:themeTint="BF"/>
    </w:rPr>
  </w:style>
  <w:style w:type="paragraph" w:styleId="a9">
    <w:name w:val="List Paragraph"/>
    <w:basedOn w:val="a"/>
    <w:uiPriority w:val="34"/>
    <w:qFormat/>
    <w:rsid w:val="00BE6FE8"/>
    <w:pPr>
      <w:ind w:left="720"/>
      <w:contextualSpacing/>
    </w:pPr>
  </w:style>
  <w:style w:type="character" w:styleId="21">
    <w:name w:val="Intense Emphasis"/>
    <w:basedOn w:val="a0"/>
    <w:uiPriority w:val="21"/>
    <w:qFormat/>
    <w:rsid w:val="00BE6FE8"/>
    <w:rPr>
      <w:i/>
      <w:iCs/>
      <w:color w:val="0F4761" w:themeColor="accent1" w:themeShade="BF"/>
    </w:rPr>
  </w:style>
  <w:style w:type="paragraph" w:styleId="22">
    <w:name w:val="Intense Quote"/>
    <w:basedOn w:val="a"/>
    <w:next w:val="a"/>
    <w:link w:val="23"/>
    <w:uiPriority w:val="30"/>
    <w:qFormat/>
    <w:rsid w:val="00BE6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E6FE8"/>
    <w:rPr>
      <w:i/>
      <w:iCs/>
      <w:color w:val="0F4761" w:themeColor="accent1" w:themeShade="BF"/>
    </w:rPr>
  </w:style>
  <w:style w:type="character" w:styleId="24">
    <w:name w:val="Intense Reference"/>
    <w:basedOn w:val="a0"/>
    <w:uiPriority w:val="32"/>
    <w:qFormat/>
    <w:rsid w:val="00BE6FE8"/>
    <w:rPr>
      <w:b/>
      <w:bCs/>
      <w:smallCaps/>
      <w:color w:val="0F4761" w:themeColor="accent1" w:themeShade="BF"/>
      <w:spacing w:val="5"/>
    </w:rPr>
  </w:style>
  <w:style w:type="character" w:styleId="aa">
    <w:name w:val="Hyperlink"/>
    <w:basedOn w:val="a0"/>
    <w:uiPriority w:val="99"/>
    <w:semiHidden/>
    <w:unhideWhenUsed/>
    <w:rsid w:val="00BE6FE8"/>
    <w:rPr>
      <w:color w:val="0000FF"/>
      <w:u w:val="single"/>
    </w:rPr>
  </w:style>
  <w:style w:type="character" w:customStyle="1" w:styleId="c-messageattachmentauthorname">
    <w:name w:val="c-message_attachment__author_name"/>
    <w:basedOn w:val="a0"/>
    <w:rsid w:val="00BE6FE8"/>
  </w:style>
  <w:style w:type="character" w:customStyle="1" w:styleId="c-messageattachmenttitle">
    <w:name w:val="c-message_attachment__title"/>
    <w:basedOn w:val="a0"/>
    <w:rsid w:val="00BE6FE8"/>
  </w:style>
  <w:style w:type="character" w:customStyle="1" w:styleId="c-messageattachmenttext">
    <w:name w:val="c-message_attachment__text"/>
    <w:basedOn w:val="a0"/>
    <w:rsid w:val="00BE6FE8"/>
  </w:style>
  <w:style w:type="character" w:customStyle="1" w:styleId="c-timestamplabel">
    <w:name w:val="c-timestamp__label"/>
    <w:basedOn w:val="a0"/>
    <w:rsid w:val="00BE6FE8"/>
  </w:style>
  <w:style w:type="paragraph" w:styleId="ab">
    <w:name w:val="Revision"/>
    <w:hidden/>
    <w:uiPriority w:val="99"/>
    <w:semiHidden/>
    <w:rsid w:val="00BE6FE8"/>
  </w:style>
  <w:style w:type="paragraph" w:customStyle="1" w:styleId="css-120cwbr">
    <w:name w:val="css-120cwbr"/>
    <w:basedOn w:val="a"/>
    <w:rsid w:val="00723D12"/>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1624322085-s4i939415.slack.com/archives/C09MELPQQKD/p1762923737741779?thread_ts=1762839666.816509&amp;cid=C09MELPQQKD" TargetMode="External"/><Relationship Id="rId5" Type="http://schemas.openxmlformats.org/officeDocument/2006/relationships/hyperlink" Target="mailto:ooya.tech2025@gmail.com" TargetMode="External"/><Relationship Id="rId4" Type="http://schemas.openxmlformats.org/officeDocument/2006/relationships/hyperlink" Target="https://ooya.tech/terms" TargetMode="Externa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11</Pages>
  <Words>1706</Words>
  <Characters>9729</Characters>
  <Application>Microsoft Office Word</Application>
  <DocSecurity>0</DocSecurity>
  <Lines>81</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legal-m</dc:creator>
  <cp:keywords/>
  <dc:description/>
  <cp:lastModifiedBy>legal-m</cp:lastModifiedBy>
  <cp:revision>13</cp:revision>
  <dcterms:created xsi:type="dcterms:W3CDTF">2025-11-12T05:15:00Z</dcterms:created>
  <dcterms:modified xsi:type="dcterms:W3CDTF">2025-11-12T07:13:00Z</dcterms:modified>
</cp:coreProperties>
</file>